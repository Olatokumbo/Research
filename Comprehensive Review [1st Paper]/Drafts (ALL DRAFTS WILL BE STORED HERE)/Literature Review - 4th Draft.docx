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74394A6A" w:rsidR="00E93210"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w:t>
      </w:r>
      <w:r w:rsidR="00F83FD8" w:rsidRPr="008E399F">
        <w:rPr>
          <w:lang w:val="en-GB"/>
        </w:rPr>
        <w:t>UK.</w:t>
      </w:r>
      <w:r w:rsidRPr="008E399F">
        <w:rPr>
          <w:lang w:val="en-GB"/>
          <w:rPrChange w:id="13" w:author="Janusz Kulon" w:date="2024-01-18T12:44:00Z">
            <w:rPr/>
          </w:rPrChange>
        </w:rPr>
        <w:t xml:space="preserve"> </w:t>
      </w:r>
    </w:p>
    <w:p w14:paraId="0F4CA00E" w14:textId="1267134B" w:rsidR="00E949FA" w:rsidRPr="00E949FA" w:rsidRDefault="00E949FA" w:rsidP="008E399F">
      <w:pPr>
        <w:pStyle w:val="MDPI16affiliation"/>
        <w:rPr>
          <w:color w:val="FF0000"/>
          <w:lang w:val="en-GB"/>
        </w:rPr>
      </w:pPr>
      <w:r w:rsidRPr="00E949FA">
        <w:rPr>
          <w:color w:val="FF0000"/>
          <w:lang w:val="en-GB"/>
        </w:rPr>
        <w:t>&lt;insert relevant emails&gt;</w:t>
      </w:r>
    </w:p>
    <w:p w14:paraId="300DC6C7" w14:textId="77777777" w:rsidR="00836A6B" w:rsidRDefault="00E93210" w:rsidP="00836A6B">
      <w:pPr>
        <w:pStyle w:val="MDPI17abstract"/>
        <w:rPr>
          <w:bCs/>
          <w:szCs w:val="18"/>
        </w:rPr>
      </w:pPr>
      <w:r w:rsidRPr="00550626">
        <w:rPr>
          <w:b/>
          <w:szCs w:val="18"/>
        </w:rPr>
        <w:t>Abstract:</w:t>
      </w:r>
      <w:r w:rsidR="00735236">
        <w:rPr>
          <w:bCs/>
          <w:szCs w:val="18"/>
        </w:rPr>
        <w:t xml:space="preserve"> </w:t>
      </w:r>
      <w:r w:rsidR="00836A6B" w:rsidRPr="00836A6B">
        <w:rPr>
          <w:bCs/>
          <w:szCs w:val="18"/>
        </w:rPr>
        <w:t>Incorrect sitting posture, characterized by asymmetrical or uneven positioning of the body,</w:t>
      </w:r>
      <w:r w:rsidR="00836A6B">
        <w:rPr>
          <w:bCs/>
          <w:szCs w:val="18"/>
        </w:rPr>
        <w:t xml:space="preserve"> </w:t>
      </w:r>
      <w:r w:rsidR="00836A6B" w:rsidRPr="00836A6B">
        <w:rPr>
          <w:bCs/>
          <w:szCs w:val="18"/>
        </w:rPr>
        <w:t>often leads to spinal misalignment and muscle tone imbalance. Prolonged maintenance of</w:t>
      </w:r>
      <w:r w:rsidR="00836A6B">
        <w:rPr>
          <w:bCs/>
          <w:szCs w:val="18"/>
        </w:rPr>
        <w:t xml:space="preserve"> </w:t>
      </w:r>
      <w:r w:rsidR="00836A6B" w:rsidRPr="00836A6B">
        <w:rPr>
          <w:bCs/>
          <w:szCs w:val="18"/>
        </w:rPr>
        <w:t>such postures can adversely impact well-being and contribute to the development of spina</w:t>
      </w:r>
      <w:r w:rsidR="00836A6B">
        <w:rPr>
          <w:bCs/>
          <w:szCs w:val="18"/>
        </w:rPr>
        <w:t xml:space="preserve">l </w:t>
      </w:r>
      <w:r w:rsidR="00836A6B" w:rsidRPr="00836A6B">
        <w:rPr>
          <w:bCs/>
          <w:szCs w:val="18"/>
        </w:rPr>
        <w:t>deformities and musculoskeletal disorders. In response, smart-sensing chairs equipped with</w:t>
      </w:r>
      <w:r w:rsidR="00836A6B">
        <w:rPr>
          <w:bCs/>
          <w:szCs w:val="18"/>
        </w:rPr>
        <w:t xml:space="preserve"> </w:t>
      </w:r>
      <w:r w:rsidR="00836A6B" w:rsidRPr="00836A6B">
        <w:rPr>
          <w:bCs/>
          <w:szCs w:val="18"/>
        </w:rPr>
        <w:t>cutting-edge sensor technologies have been introduced as a viable solution for the real-time</w:t>
      </w:r>
      <w:r w:rsidR="00836A6B">
        <w:rPr>
          <w:bCs/>
          <w:szCs w:val="18"/>
        </w:rPr>
        <w:t xml:space="preserve"> </w:t>
      </w:r>
      <w:r w:rsidR="00836A6B" w:rsidRPr="00836A6B">
        <w:rPr>
          <w:bCs/>
          <w:szCs w:val="18"/>
        </w:rPr>
        <w:t>detection, classification, and monitoring of sitting postures, aiming to mitigate the risk of</w:t>
      </w:r>
      <w:r w:rsidR="00836A6B">
        <w:rPr>
          <w:bCs/>
          <w:szCs w:val="18"/>
        </w:rPr>
        <w:t xml:space="preserve"> </w:t>
      </w:r>
      <w:r w:rsidR="00836A6B" w:rsidRPr="00836A6B">
        <w:rPr>
          <w:bCs/>
          <w:szCs w:val="18"/>
        </w:rPr>
        <w:t>musculoskeletal disorders and promote overall health. This systematic literature review</w:t>
      </w:r>
      <w:r w:rsidR="00836A6B">
        <w:rPr>
          <w:bCs/>
          <w:szCs w:val="18"/>
        </w:rPr>
        <w:t xml:space="preserve"> </w:t>
      </w:r>
      <w:r w:rsidR="00836A6B" w:rsidRPr="00836A6B">
        <w:rPr>
          <w:bCs/>
          <w:szCs w:val="18"/>
        </w:rPr>
        <w:t>evaluates the current body of research on smart-sensing chairs, with a specific focus on the</w:t>
      </w:r>
      <w:r w:rsidR="00836A6B">
        <w:rPr>
          <w:bCs/>
          <w:szCs w:val="18"/>
        </w:rPr>
        <w:t xml:space="preserve"> </w:t>
      </w:r>
      <w:r w:rsidR="00836A6B" w:rsidRPr="00836A6B">
        <w:rPr>
          <w:bCs/>
          <w:szCs w:val="18"/>
        </w:rPr>
        <w:t>strategies used for posture detection and classification, as well as the effectiveness of</w:t>
      </w:r>
      <w:r w:rsidR="00836A6B">
        <w:rPr>
          <w:bCs/>
          <w:szCs w:val="18"/>
        </w:rPr>
        <w:t xml:space="preserve"> </w:t>
      </w:r>
      <w:r w:rsidR="00836A6B" w:rsidRPr="00836A6B">
        <w:rPr>
          <w:bCs/>
          <w:szCs w:val="18"/>
        </w:rPr>
        <w:t>different sensor technologies. A meticulous search across MDPI, IEEE, and Google Scholar</w:t>
      </w:r>
      <w:r w:rsidR="00836A6B">
        <w:rPr>
          <w:bCs/>
          <w:szCs w:val="18"/>
        </w:rPr>
        <w:t xml:space="preserve"> </w:t>
      </w:r>
      <w:r w:rsidR="00836A6B" w:rsidRPr="00836A6B">
        <w:rPr>
          <w:bCs/>
          <w:szCs w:val="18"/>
        </w:rPr>
        <w:t>databases yielded 33 pertinent studies that utilize non-invasive methods for posture</w:t>
      </w:r>
      <w:r w:rsidR="00836A6B">
        <w:rPr>
          <w:bCs/>
          <w:szCs w:val="18"/>
        </w:rPr>
        <w:t xml:space="preserve"> </w:t>
      </w:r>
      <w:r w:rsidR="00836A6B" w:rsidRPr="00836A6B">
        <w:rPr>
          <w:bCs/>
          <w:szCs w:val="18"/>
        </w:rPr>
        <w:t>monitoring. The analysis reveals that Force Sensing Resistors (FSR) are the predominant</w:t>
      </w:r>
      <w:r w:rsidR="00836A6B">
        <w:rPr>
          <w:bCs/>
          <w:szCs w:val="18"/>
        </w:rPr>
        <w:t xml:space="preserve"> </w:t>
      </w:r>
      <w:r w:rsidR="00836A6B" w:rsidRPr="00836A6B">
        <w:rPr>
          <w:bCs/>
          <w:szCs w:val="18"/>
        </w:rPr>
        <w:t>sensors utilized for posture detection, whereas Convolutional Neural Networks (CNN) and</w:t>
      </w:r>
      <w:r w:rsidR="00836A6B">
        <w:rPr>
          <w:bCs/>
          <w:szCs w:val="18"/>
        </w:rPr>
        <w:t xml:space="preserve"> </w:t>
      </w:r>
      <w:r w:rsidR="00836A6B" w:rsidRPr="00836A6B">
        <w:rPr>
          <w:bCs/>
          <w:szCs w:val="18"/>
        </w:rPr>
        <w:t>Artificial Neural Networks (ANN) are the leading machine learning models for posture</w:t>
      </w:r>
      <w:r w:rsidR="00836A6B">
        <w:rPr>
          <w:bCs/>
          <w:szCs w:val="18"/>
        </w:rPr>
        <w:t xml:space="preserve"> </w:t>
      </w:r>
      <w:r w:rsidR="00836A6B" w:rsidRPr="00836A6B">
        <w:rPr>
          <w:bCs/>
          <w:szCs w:val="18"/>
        </w:rPr>
        <w:t>classification. However, it was observed that CNNs and ANNs do not outperform traditional</w:t>
      </w:r>
      <w:r w:rsidR="00836A6B">
        <w:rPr>
          <w:bCs/>
          <w:szCs w:val="18"/>
        </w:rPr>
        <w:t xml:space="preserve"> </w:t>
      </w:r>
      <w:r w:rsidR="00836A6B" w:rsidRPr="00836A6B">
        <w:rPr>
          <w:bCs/>
          <w:szCs w:val="18"/>
        </w:rPr>
        <w:t>statistical models in terms of classification accuracy, due to constrained size and lack of</w:t>
      </w:r>
      <w:r w:rsidR="00836A6B">
        <w:rPr>
          <w:bCs/>
          <w:szCs w:val="18"/>
        </w:rPr>
        <w:t xml:space="preserve"> </w:t>
      </w:r>
      <w:r w:rsidR="00836A6B" w:rsidRPr="00836A6B">
        <w:rPr>
          <w:bCs/>
          <w:szCs w:val="18"/>
        </w:rPr>
        <w:t>diversity within training datasets. These datasets often fail to comprehensively represent</w:t>
      </w:r>
      <w:r w:rsidR="00836A6B">
        <w:rPr>
          <w:bCs/>
          <w:szCs w:val="18"/>
        </w:rPr>
        <w:t xml:space="preserve"> </w:t>
      </w:r>
      <w:r w:rsidR="00836A6B" w:rsidRPr="00836A6B">
        <w:rPr>
          <w:bCs/>
          <w:szCs w:val="18"/>
        </w:rPr>
        <w:t>the array of human body shapes and musculoskeletal configurations. Moreover, this review</w:t>
      </w:r>
      <w:r w:rsidR="00836A6B">
        <w:rPr>
          <w:bCs/>
          <w:szCs w:val="18"/>
        </w:rPr>
        <w:t xml:space="preserve"> </w:t>
      </w:r>
      <w:r w:rsidR="00836A6B" w:rsidRPr="00836A6B">
        <w:rPr>
          <w:bCs/>
          <w:szCs w:val="18"/>
        </w:rPr>
        <w:t>identifies a significant gap in the evaluation of user feedback mechanisms, essential for</w:t>
      </w:r>
      <w:r w:rsidR="00836A6B">
        <w:rPr>
          <w:bCs/>
          <w:szCs w:val="18"/>
        </w:rPr>
        <w:t xml:space="preserve"> </w:t>
      </w:r>
      <w:r w:rsidR="00836A6B" w:rsidRPr="00836A6B">
        <w:rPr>
          <w:bCs/>
          <w:szCs w:val="18"/>
        </w:rPr>
        <w:t>alerting users to their sitting posture and facilitating corrective adjustments.</w:t>
      </w:r>
    </w:p>
    <w:p w14:paraId="77D478EA" w14:textId="0501C5CC" w:rsidR="00E93210" w:rsidRPr="00550626" w:rsidRDefault="00E93210" w:rsidP="00836A6B">
      <w:pPr>
        <w:pStyle w:val="MDPI17abstract"/>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4" w:author="Shiny Verghese" w:date="2024-01-18T09:25:00Z">
        <w:r w:rsidR="00E777DD" w:rsidRPr="00735236" w:rsidDel="002420AB">
          <w:delText>There is no doubt that this is a steadily</w:delText>
        </w:r>
      </w:del>
      <w:ins w:id="15"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5E64FE71"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066E36">
        <w:t>a period</w:t>
      </w:r>
      <w:r w:rsidR="001D1D0D">
        <w:t>.</w:t>
      </w:r>
      <w:r w:rsidR="00066E36">
        <w:t xml:space="preserve"> Some of the outstanding factors</w:t>
      </w:r>
      <w:r w:rsidR="0005775E">
        <w:t xml:space="preserve"> include </w:t>
      </w:r>
      <w:r w:rsidR="00AE3AE6">
        <w:t xml:space="preserve">can include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AE3AE6">
        <w:t xml:space="preserve">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AE3AE6">
        <w:t xml:space="preserve"> It is said that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w:t>
      </w:r>
      <w:r w:rsidR="003E31C8">
        <w:t xml:space="preserve"> T</w:t>
      </w:r>
      <w:r w:rsidR="00BC06EF">
        <w:t xml:space="preserve">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3E31C8">
        <w:t>often</w:t>
      </w:r>
      <w:r w:rsidR="00F0535B">
        <w:t xml:space="preserve">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w:t>
      </w:r>
      <w:r w:rsidR="00A8031D" w:rsidRPr="00A8031D">
        <w:lastRenderedPageBreak/>
        <w:t>nance imaging (MRI)</w:t>
      </w:r>
      <w:r w:rsidR="00204513">
        <w:t xml:space="preserve">, </w:t>
      </w:r>
      <w:r w:rsidR="00A8031D">
        <w:t>X-rays</w:t>
      </w:r>
      <w:r w:rsidR="00204513">
        <w:t xml:space="preserve"> and CT Scans</w:t>
      </w:r>
      <w:r w:rsidR="003E31C8">
        <w:t xml:space="preserve"> </w:t>
      </w:r>
      <w:r w:rsidR="003E31C8">
        <w:rPr>
          <w:b/>
        </w:rPr>
        <w:fldChar w:fldCharType="begin"/>
      </w:r>
      <w:r w:rsidR="003E31C8">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3E31C8">
        <w:rPr>
          <w:b/>
        </w:rPr>
        <w:fldChar w:fldCharType="separate"/>
      </w:r>
      <w:r w:rsidR="003E31C8" w:rsidRPr="00EA6FF7">
        <w:t>[7]</w:t>
      </w:r>
      <w:r w:rsidR="003E31C8">
        <w:rPr>
          <w:b/>
        </w:rPr>
        <w:fldChar w:fldCharType="end"/>
      </w:r>
      <w:commentRangeStart w:id="16"/>
      <w:commentRangeEnd w:id="16"/>
      <w:r w:rsidR="003E31C8">
        <w:rPr>
          <w:rStyle w:val="CommentReference"/>
          <w:rFonts w:eastAsia="SimSun"/>
          <w:snapToGrid/>
          <w:lang w:eastAsia="zh-CN" w:bidi="ar-SA"/>
        </w:rPr>
        <w:commentReference w:id="16"/>
      </w:r>
      <w:r w:rsidR="00251533">
        <w:t>.</w:t>
      </w:r>
      <w:r w:rsidR="000F7EEF">
        <w:t xml:space="preserve"> </w:t>
      </w:r>
    </w:p>
    <w:p w14:paraId="05F29FF0" w14:textId="062102A4" w:rsidR="00E542EA" w:rsidRDefault="00FF0629" w:rsidP="00C44175">
      <w:pPr>
        <w:pStyle w:val="MDPI31text"/>
        <w:rPr>
          <w:b/>
        </w:rPr>
      </w:pPr>
      <w:r>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7"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18" w:author="Shiny Verghese" w:date="2024-01-18T09:29:00Z">
        <w:r w:rsidR="008B04EA">
          <w:t>Studies conducted</w:t>
        </w:r>
      </w:ins>
      <w:r w:rsidR="003C0EEF">
        <w:t xml:space="preserve"> among daily office workers, </w:t>
      </w:r>
      <w:ins w:id="19"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0" w:author="Shiny Verghese" w:date="2024-01-18T09:29:00Z">
        <w:r w:rsidR="00C15FFC" w:rsidDel="008B04EA">
          <w:delText>i</w:delText>
        </w:r>
        <w:r w:rsidR="00735236" w:rsidRPr="00735236" w:rsidDel="008B04EA">
          <w:delText>t is therefore</w:delText>
        </w:r>
      </w:del>
      <w:ins w:id="21" w:author="Shiny Verghese" w:date="2024-01-18T09:29:00Z">
        <w:r w:rsidR="008B04EA">
          <w:t>a</w:t>
        </w:r>
      </w:ins>
      <w:r w:rsidR="00735236" w:rsidRPr="00735236">
        <w:t xml:space="preserve"> recommend</w:t>
      </w:r>
      <w:ins w:id="22" w:author="Shiny Verghese" w:date="2024-01-18T09:30:00Z">
        <w:r w:rsidR="008B04EA">
          <w:t xml:space="preserve">ation is </w:t>
        </w:r>
      </w:ins>
      <w:del w:id="23" w:author="Shiny Verghese" w:date="2024-01-18T09:30:00Z">
        <w:r w:rsidR="00735236" w:rsidRPr="00735236" w:rsidDel="008B04EA">
          <w:delText>ed</w:delText>
        </w:r>
      </w:del>
      <w:r w:rsidR="00735236" w:rsidRPr="00735236">
        <w:t xml:space="preserve"> that the users </w:t>
      </w:r>
      <w:del w:id="24"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5" w:author="Shiny Verghese" w:date="2024-01-18T09:30:00Z">
        <w:r w:rsidR="008B04EA">
          <w:t>take</w:t>
        </w:r>
      </w:ins>
      <w:r w:rsidR="00735236" w:rsidRPr="00735236">
        <w:t xml:space="preserve"> </w:t>
      </w:r>
      <w:r w:rsidR="00783AD1">
        <w:t>stroll</w:t>
      </w:r>
      <w:commentRangeStart w:id="26"/>
      <w:r w:rsidR="00735236" w:rsidRPr="00735236">
        <w:t xml:space="preserve"> </w:t>
      </w:r>
      <w:commentRangeEnd w:id="26"/>
      <w:r w:rsidR="008B04EA">
        <w:rPr>
          <w:rStyle w:val="CommentReference"/>
          <w:rFonts w:eastAsia="SimSun"/>
          <w:snapToGrid/>
          <w:lang w:eastAsia="zh-CN" w:bidi="ar-SA"/>
        </w:rPr>
        <w:commentReference w:id="26"/>
      </w:r>
      <w:r w:rsidR="00735236" w:rsidRPr="00735236">
        <w:t xml:space="preserve">breaks </w:t>
      </w:r>
      <w:del w:id="27" w:author="Shiny Verghese" w:date="2024-01-18T09:31:00Z">
        <w:r w:rsidR="00735236" w:rsidRPr="00735236" w:rsidDel="008B04EA">
          <w:delText xml:space="preserve">after </w:delText>
        </w:r>
      </w:del>
      <w:r w:rsidR="00735236" w:rsidRPr="00735236">
        <w:t xml:space="preserve">every few hours. </w:t>
      </w:r>
      <w:ins w:id="28" w:author="Shiny Verghese" w:date="2024-01-18T09:31:00Z">
        <w:r w:rsidR="008B04EA">
          <w:t>T</w:t>
        </w:r>
      </w:ins>
      <w:del w:id="29"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0" w:author="Shiny Verghese" w:date="2024-01-18T09:32:00Z">
        <w:r w:rsidR="003D76A7" w:rsidDel="008B04EA">
          <w:delText xml:space="preserve">could </w:delText>
        </w:r>
      </w:del>
      <w:r w:rsidR="003D76A7">
        <w:t>potentially increase</w:t>
      </w:r>
      <w:ins w:id="31" w:author="Shiny Verghese" w:date="2024-01-18T09:32:00Z">
        <w:r w:rsidR="008B04EA">
          <w:t>s</w:t>
        </w:r>
      </w:ins>
      <w:r w:rsidR="00E03954">
        <w:t xml:space="preserve"> </w:t>
      </w:r>
      <w:r w:rsidR="00BF3C8B">
        <w:t>cognitive functions</w:t>
      </w:r>
      <w:r w:rsidR="00E03954">
        <w:t xml:space="preserve"> </w:t>
      </w:r>
      <w:ins w:id="32" w:author="Shiny Verghese" w:date="2024-01-18T09:32:00Z">
        <w:r w:rsidR="008B04EA">
          <w:t xml:space="preserve">in the </w:t>
        </w:r>
      </w:ins>
      <w:r w:rsidR="00E03954">
        <w:t>long-term</w:t>
      </w:r>
      <w:r w:rsidR="00BF3C8B">
        <w:t xml:space="preserve"> </w:t>
      </w:r>
      <w:del w:id="33" w:author="Shiny Verghese" w:date="2024-01-18T09:32:00Z">
        <w:r w:rsidR="001D2764" w:rsidDel="008B04EA">
          <w:delText>and</w:delText>
        </w:r>
        <w:r w:rsidR="00BF3C8B" w:rsidDel="008B04EA">
          <w:delText xml:space="preserve"> also</w:delText>
        </w:r>
      </w:del>
      <w:ins w:id="34" w:author="Shiny Verghese" w:date="2024-01-18T09:32:00Z">
        <w:r w:rsidR="008B04EA">
          <w:t>thus</w:t>
        </w:r>
      </w:ins>
      <w:r w:rsidR="00BF3C8B">
        <w:t xml:space="preserve"> improv</w:t>
      </w:r>
      <w:ins w:id="35" w:author="Shiny Verghese" w:date="2024-01-18T09:32:00Z">
        <w:r w:rsidR="008B04EA">
          <w:t>ing</w:t>
        </w:r>
      </w:ins>
      <w:del w:id="36"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Pr="00BC7B4D" w:rsidRDefault="00735236" w:rsidP="008C2062">
      <w:pPr>
        <w:pStyle w:val="MDPI31text"/>
        <w:rPr>
          <w:color w:val="auto"/>
        </w:rPr>
      </w:pPr>
      <w:commentRangeStart w:id="37"/>
      <w:r w:rsidRPr="00735236">
        <w:t>The integration of smart sensing chairs into</w:t>
      </w:r>
      <w:r w:rsidR="003B4977">
        <w:t xml:space="preserve"> </w:t>
      </w:r>
      <w:r w:rsidR="00683603">
        <w:t>a</w:t>
      </w:r>
      <w:r w:rsidRPr="00735236">
        <w:t xml:space="preserve"> home or office work environments, </w:t>
      </w:r>
      <w:r w:rsidRPr="00BC7B4D">
        <w:rPr>
          <w:color w:val="auto"/>
        </w:rPr>
        <w:t>actively monitoring and providing feedback on user’s health and activity levels would be deemed quite useful</w:t>
      </w:r>
      <w:commentRangeEnd w:id="37"/>
      <w:r w:rsidR="008B04EA" w:rsidRPr="00BC7B4D">
        <w:rPr>
          <w:rStyle w:val="CommentReference"/>
          <w:rFonts w:eastAsia="SimSun"/>
          <w:snapToGrid/>
          <w:color w:val="auto"/>
          <w:lang w:eastAsia="zh-CN" w:bidi="ar-SA"/>
        </w:rPr>
        <w:commentReference w:id="37"/>
      </w:r>
      <w:r w:rsidRPr="00BC7B4D">
        <w:rPr>
          <w:color w:val="auto"/>
        </w:rPr>
        <w:t xml:space="preserve">. Furthermore, with the rapid advancement in data sensor technology and Artificial Intelligence, there should be new and commercialized solutions </w:t>
      </w:r>
      <w:del w:id="38" w:author="Shiny Verghese" w:date="2024-01-18T09:34:00Z">
        <w:r w:rsidRPr="00BC7B4D" w:rsidDel="008B04EA">
          <w:rPr>
            <w:color w:val="auto"/>
          </w:rPr>
          <w:delText xml:space="preserve">out there in the market </w:delText>
        </w:r>
      </w:del>
      <w:r w:rsidRPr="00BC7B4D">
        <w:rPr>
          <w:color w:val="auto"/>
        </w:rPr>
        <w:t xml:space="preserve">for continuous posture and health monitoring. </w:t>
      </w:r>
      <w:del w:id="39" w:author="Shiny Verghese" w:date="2024-01-18T09:34:00Z">
        <w:r w:rsidRPr="00BC7B4D" w:rsidDel="008B04EA">
          <w:rPr>
            <w:color w:val="auto"/>
          </w:rPr>
          <w:delText xml:space="preserve">There is no doubt that these types of </w:delText>
        </w:r>
      </w:del>
      <w:ins w:id="40" w:author="Shiny Verghese" w:date="2024-01-18T09:34:00Z">
        <w:r w:rsidR="008B04EA" w:rsidRPr="00BC7B4D">
          <w:rPr>
            <w:color w:val="auto"/>
          </w:rPr>
          <w:t xml:space="preserve">Such </w:t>
        </w:r>
      </w:ins>
      <w:r w:rsidRPr="00BC7B4D">
        <w:rPr>
          <w:color w:val="auto"/>
        </w:rPr>
        <w:t xml:space="preserve">systems have the potential of contributing towards the idea of personalized healthcare and improving the quality of life, especially for individuals </w:t>
      </w:r>
      <w:del w:id="41" w:author="Shiny Verghese" w:date="2024-01-18T09:35:00Z">
        <w:r w:rsidRPr="00BC7B4D" w:rsidDel="008B04EA">
          <w:rPr>
            <w:color w:val="auto"/>
          </w:rPr>
          <w:delText xml:space="preserve">that are </w:delText>
        </w:r>
      </w:del>
      <w:r w:rsidRPr="00BC7B4D">
        <w:rPr>
          <w:color w:val="auto"/>
        </w:rPr>
        <w:t xml:space="preserve">suffering from MSDs. </w:t>
      </w:r>
    </w:p>
    <w:p w14:paraId="7F663D28" w14:textId="77777777" w:rsidR="008C2062" w:rsidRPr="00BC7B4D" w:rsidRDefault="008C2062" w:rsidP="008C2062">
      <w:pPr>
        <w:pStyle w:val="MDPI31text"/>
        <w:rPr>
          <w:b/>
          <w:color w:val="auto"/>
        </w:rPr>
      </w:pPr>
    </w:p>
    <w:p w14:paraId="07A35B21" w14:textId="5A448B18" w:rsidR="00FD2195" w:rsidRPr="00BC7B4D" w:rsidRDefault="00AF3B01" w:rsidP="00FD2195">
      <w:pPr>
        <w:pStyle w:val="MDPI22heading2"/>
        <w:rPr>
          <w:color w:val="auto"/>
        </w:rPr>
      </w:pPr>
      <w:r w:rsidRPr="00BC7B4D">
        <w:rPr>
          <w:color w:val="auto"/>
        </w:rPr>
        <w:t xml:space="preserve">1.2 </w:t>
      </w:r>
      <w:r w:rsidR="0057057F" w:rsidRPr="00BC7B4D">
        <w:rPr>
          <w:color w:val="auto"/>
        </w:rPr>
        <w:t xml:space="preserve">Brief </w:t>
      </w:r>
      <w:r w:rsidR="00FD2195" w:rsidRPr="00BC7B4D">
        <w:rPr>
          <w:color w:val="auto"/>
        </w:rPr>
        <w:t>History of Smart Sensing chairs</w:t>
      </w:r>
    </w:p>
    <w:p w14:paraId="3FAF9B98" w14:textId="2784209A" w:rsidR="00F80949" w:rsidRPr="00BC7B4D" w:rsidRDefault="00FD2195" w:rsidP="00F80949">
      <w:pPr>
        <w:pStyle w:val="MDPI31text"/>
        <w:rPr>
          <w:color w:val="auto"/>
        </w:rPr>
      </w:pPr>
      <w:r w:rsidRPr="00BC7B4D">
        <w:rPr>
          <w:color w:val="auto"/>
        </w:rPr>
        <w:t xml:space="preserve">According to various studies found, </w:t>
      </w:r>
      <w:del w:id="42" w:author="Shiny Verghese" w:date="2024-01-18T09:48:00Z">
        <w:r w:rsidRPr="00BC7B4D" w:rsidDel="001E7DBA">
          <w:rPr>
            <w:color w:val="auto"/>
          </w:rPr>
          <w:delText xml:space="preserve">As previously stated, </w:delText>
        </w:r>
      </w:del>
      <w:r w:rsidRPr="00BC7B4D">
        <w:rPr>
          <w:color w:val="auto"/>
        </w:rPr>
        <w:t xml:space="preserve">Tan et al. back in 2007 </w:t>
      </w:r>
      <w:r w:rsidRPr="00BC7B4D">
        <w:rPr>
          <w:color w:val="auto"/>
        </w:rPr>
        <w:fldChar w:fldCharType="begin"/>
      </w:r>
      <w:r w:rsidRPr="00BC7B4D">
        <w:rPr>
          <w:color w:val="auto"/>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BC7B4D">
        <w:rPr>
          <w:color w:val="auto"/>
        </w:rPr>
        <w:fldChar w:fldCharType="separate"/>
      </w:r>
      <w:r w:rsidRPr="00BC7B4D">
        <w:rPr>
          <w:color w:val="auto"/>
        </w:rPr>
        <w:t>[14]</w:t>
      </w:r>
      <w:r w:rsidRPr="00BC7B4D">
        <w:rPr>
          <w:color w:val="auto"/>
        </w:rPr>
        <w:fldChar w:fldCharType="end"/>
      </w:r>
      <w:r w:rsidRPr="00BC7B4D">
        <w:rPr>
          <w:color w:val="auto"/>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BC7B4D">
        <w:rPr>
          <w:color w:val="auto"/>
        </w:rPr>
        <w:t>being published</w:t>
      </w:r>
      <w:r w:rsidRPr="00BC7B4D">
        <w:rPr>
          <w:color w:val="auto"/>
        </w:rPr>
        <w:t xml:space="preserve"> on the concept of sitting posture classification on smart sensing chairs. </w:t>
      </w:r>
      <w:r w:rsidR="00172BE5" w:rsidRPr="00BC7B4D">
        <w:rPr>
          <w:color w:val="auto"/>
        </w:rPr>
        <w:t xml:space="preserve">Furthermore, this </w:t>
      </w:r>
      <w:r w:rsidR="005F469E" w:rsidRPr="00BC7B4D">
        <w:rPr>
          <w:color w:val="auto"/>
        </w:rPr>
        <w:t>su</w:t>
      </w:r>
      <w:r w:rsidR="003B6024" w:rsidRPr="00BC7B4D">
        <w:rPr>
          <w:color w:val="auto"/>
        </w:rPr>
        <w:t>ggest</w:t>
      </w:r>
      <w:r w:rsidR="0057057F" w:rsidRPr="00BC7B4D">
        <w:rPr>
          <w:color w:val="auto"/>
        </w:rPr>
        <w:t>s</w:t>
      </w:r>
      <w:r w:rsidR="003B6024" w:rsidRPr="00BC7B4D">
        <w:rPr>
          <w:color w:val="auto"/>
        </w:rPr>
        <w:t xml:space="preserve"> that there is a trend</w:t>
      </w:r>
      <w:r w:rsidR="00CD0D38" w:rsidRPr="00BC7B4D">
        <w:rPr>
          <w:color w:val="auto"/>
        </w:rPr>
        <w:t xml:space="preserve"> and </w:t>
      </w:r>
      <w:r w:rsidR="0057057F" w:rsidRPr="00BC7B4D">
        <w:rPr>
          <w:color w:val="auto"/>
        </w:rPr>
        <w:t xml:space="preserve">growing </w:t>
      </w:r>
      <w:r w:rsidR="00CD0D38" w:rsidRPr="00BC7B4D">
        <w:rPr>
          <w:color w:val="auto"/>
        </w:rPr>
        <w:t>interest</w:t>
      </w:r>
      <w:r w:rsidR="003B6024" w:rsidRPr="00BC7B4D">
        <w:rPr>
          <w:color w:val="auto"/>
        </w:rPr>
        <w:t xml:space="preserve"> in this research topic which</w:t>
      </w:r>
      <w:r w:rsidR="00CD0D38" w:rsidRPr="00BC7B4D">
        <w:rPr>
          <w:color w:val="auto"/>
        </w:rPr>
        <w:t xml:space="preserve"> explains the </w:t>
      </w:r>
      <w:r w:rsidR="003B6024" w:rsidRPr="00BC7B4D">
        <w:rPr>
          <w:color w:val="auto"/>
        </w:rPr>
        <w:t>constant</w:t>
      </w:r>
      <w:r w:rsidR="0048001B" w:rsidRPr="00BC7B4D">
        <w:rPr>
          <w:color w:val="auto"/>
        </w:rPr>
        <w:t xml:space="preserve"> rise</w:t>
      </w:r>
      <w:r w:rsidR="003B6024" w:rsidRPr="00BC7B4D">
        <w:rPr>
          <w:color w:val="auto"/>
        </w:rPr>
        <w:t xml:space="preserve"> </w:t>
      </w:r>
      <w:r w:rsidR="00AE247F" w:rsidRPr="00BC7B4D">
        <w:rPr>
          <w:color w:val="auto"/>
        </w:rPr>
        <w:t xml:space="preserve">in publication </w:t>
      </w:r>
      <w:r w:rsidR="005F772D" w:rsidRPr="00BC7B4D">
        <w:rPr>
          <w:color w:val="auto"/>
        </w:rPr>
        <w:t>year after year</w:t>
      </w:r>
      <w:r w:rsidR="003B6024" w:rsidRPr="00BC7B4D">
        <w:rPr>
          <w:color w:val="auto"/>
        </w:rPr>
        <w:t>.</w:t>
      </w:r>
    </w:p>
    <w:p w14:paraId="67A9B2FC" w14:textId="77777777" w:rsidR="00F80949" w:rsidRPr="00BC7B4D" w:rsidRDefault="00F80949" w:rsidP="00F80949">
      <w:pPr>
        <w:pStyle w:val="MDPI31text"/>
        <w:rPr>
          <w:color w:val="auto"/>
        </w:rPr>
      </w:pPr>
    </w:p>
    <w:p w14:paraId="1D035ED4" w14:textId="173A95F5" w:rsidR="00753D13" w:rsidRPr="00BC7B4D" w:rsidRDefault="00AF3B01" w:rsidP="00A941EC">
      <w:pPr>
        <w:pStyle w:val="MDPI22heading2"/>
        <w:rPr>
          <w:color w:val="auto"/>
        </w:rPr>
      </w:pPr>
      <w:r w:rsidRPr="00BC7B4D">
        <w:rPr>
          <w:color w:val="auto"/>
        </w:rPr>
        <w:t xml:space="preserve">1.3 </w:t>
      </w:r>
      <w:r w:rsidR="006B3588" w:rsidRPr="00BC7B4D">
        <w:rPr>
          <w:color w:val="auto"/>
        </w:rPr>
        <w:t>Sitting Posture</w:t>
      </w:r>
      <w:r w:rsidR="005B39E2">
        <w:rPr>
          <w:color w:val="auto"/>
        </w:rPr>
        <w:t xml:space="preserve"> and its effects</w:t>
      </w:r>
    </w:p>
    <w:p w14:paraId="093F6E06" w14:textId="67E44D2B" w:rsidR="00F94228" w:rsidRPr="005F2634" w:rsidRDefault="0053405F" w:rsidP="00027A5A">
      <w:pPr>
        <w:pStyle w:val="MDPI31text"/>
        <w:rPr>
          <w:color w:val="FF0000"/>
        </w:rPr>
      </w:pPr>
      <w:r w:rsidRPr="00BC7B4D">
        <w:rPr>
          <w:color w:val="auto"/>
        </w:rPr>
        <w:t>What is</w:t>
      </w:r>
      <w:r w:rsidR="00DD4949" w:rsidRPr="00BC7B4D">
        <w:rPr>
          <w:color w:val="auto"/>
        </w:rPr>
        <w:t xml:space="preserve"> typically</w:t>
      </w:r>
      <w:r w:rsidRPr="00BC7B4D">
        <w:rPr>
          <w:color w:val="auto"/>
        </w:rPr>
        <w:t xml:space="preserve"> considered a good sitting posture?</w:t>
      </w:r>
      <w:r w:rsidR="006E0FEB" w:rsidRPr="00BC7B4D">
        <w:rPr>
          <w:color w:val="auto"/>
        </w:rPr>
        <w:t xml:space="preserve"> </w:t>
      </w:r>
      <w:r w:rsidR="003A2760" w:rsidRPr="00BC7B4D">
        <w:rPr>
          <w:color w:val="auto"/>
        </w:rPr>
        <w:t>There is no doubt that i</w:t>
      </w:r>
      <w:r w:rsidR="00A1397A" w:rsidRPr="00BC7B4D">
        <w:rPr>
          <w:color w:val="auto"/>
        </w:rPr>
        <w:t xml:space="preserve">ndividuals from </w:t>
      </w:r>
      <w:r w:rsidR="00CF18C6" w:rsidRPr="00BC7B4D">
        <w:rPr>
          <w:color w:val="auto"/>
        </w:rPr>
        <w:t xml:space="preserve">various </w:t>
      </w:r>
      <w:r w:rsidR="000E0F20" w:rsidRPr="00BC7B4D">
        <w:rPr>
          <w:color w:val="auto"/>
        </w:rPr>
        <w:t>walks</w:t>
      </w:r>
      <w:r w:rsidR="00CF18C6" w:rsidRPr="00BC7B4D">
        <w:rPr>
          <w:color w:val="auto"/>
        </w:rPr>
        <w:t xml:space="preserve"> of life </w:t>
      </w:r>
      <w:r w:rsidR="000E0F20" w:rsidRPr="00BC7B4D">
        <w:rPr>
          <w:color w:val="auto"/>
        </w:rPr>
        <w:t>adopt</w:t>
      </w:r>
      <w:r w:rsidR="00517D4A" w:rsidRPr="00BC7B4D">
        <w:rPr>
          <w:color w:val="auto"/>
        </w:rPr>
        <w:t xml:space="preserve"> different sitting</w:t>
      </w:r>
      <w:r w:rsidR="00E51795" w:rsidRPr="00BC7B4D">
        <w:rPr>
          <w:color w:val="auto"/>
        </w:rPr>
        <w:t xml:space="preserve"> postures</w:t>
      </w:r>
      <w:r w:rsidR="00190062" w:rsidRPr="00BC7B4D">
        <w:rPr>
          <w:color w:val="auto"/>
        </w:rPr>
        <w:t xml:space="preserve"> knowingly and unknowingly</w:t>
      </w:r>
      <w:r w:rsidR="00E51795" w:rsidRPr="00BC7B4D">
        <w:rPr>
          <w:color w:val="auto"/>
        </w:rPr>
        <w:t>. Hence</w:t>
      </w:r>
      <w:r w:rsidR="000E0F20" w:rsidRPr="00BC7B4D">
        <w:rPr>
          <w:color w:val="auto"/>
        </w:rPr>
        <w:t xml:space="preserve">, </w:t>
      </w:r>
      <w:r w:rsidR="00E51795" w:rsidRPr="00BC7B4D">
        <w:rPr>
          <w:color w:val="auto"/>
        </w:rPr>
        <w:t xml:space="preserve">what </w:t>
      </w:r>
      <w:r w:rsidR="00BA0330" w:rsidRPr="00BC7B4D">
        <w:rPr>
          <w:color w:val="auto"/>
        </w:rPr>
        <w:t>is</w:t>
      </w:r>
      <w:r w:rsidR="00E51795" w:rsidRPr="00BC7B4D">
        <w:rPr>
          <w:color w:val="auto"/>
        </w:rPr>
        <w:t xml:space="preserve"> </w:t>
      </w:r>
      <w:r w:rsidR="00EA556C" w:rsidRPr="00BC7B4D">
        <w:rPr>
          <w:color w:val="auto"/>
        </w:rPr>
        <w:t>considered</w:t>
      </w:r>
      <w:r w:rsidR="000E0F20" w:rsidRPr="00BC7B4D">
        <w:rPr>
          <w:color w:val="auto"/>
        </w:rPr>
        <w:t xml:space="preserve"> </w:t>
      </w:r>
      <w:r w:rsidR="003A2760" w:rsidRPr="00BC7B4D">
        <w:rPr>
          <w:color w:val="auto"/>
        </w:rPr>
        <w:t>“</w:t>
      </w:r>
      <w:r w:rsidR="000E0F20" w:rsidRPr="00BC7B4D">
        <w:rPr>
          <w:color w:val="auto"/>
        </w:rPr>
        <w:t>good</w:t>
      </w:r>
      <w:r w:rsidR="003A2760" w:rsidRPr="00BC7B4D">
        <w:rPr>
          <w:color w:val="auto"/>
        </w:rPr>
        <w:t>”</w:t>
      </w:r>
      <w:r w:rsidR="000E0F20" w:rsidRPr="00BC7B4D">
        <w:rPr>
          <w:color w:val="auto"/>
        </w:rPr>
        <w:t xml:space="preserve"> </w:t>
      </w:r>
      <w:r w:rsidR="003A2760" w:rsidRPr="00BC7B4D">
        <w:rPr>
          <w:color w:val="auto"/>
        </w:rPr>
        <w:t xml:space="preserve">sitting </w:t>
      </w:r>
      <w:r w:rsidR="000E0F20" w:rsidRPr="00BC7B4D">
        <w:rPr>
          <w:color w:val="auto"/>
        </w:rPr>
        <w:t xml:space="preserve">posture for some might be highly uncomfortable </w:t>
      </w:r>
      <w:r w:rsidR="003A2760" w:rsidRPr="00BC7B4D">
        <w:rPr>
          <w:color w:val="auto"/>
        </w:rPr>
        <w:t xml:space="preserve">and not ideal </w:t>
      </w:r>
      <w:r w:rsidR="000E0F20" w:rsidRPr="00BC7B4D">
        <w:rPr>
          <w:color w:val="auto"/>
        </w:rPr>
        <w:t xml:space="preserve">for </w:t>
      </w:r>
      <w:r w:rsidR="006E0FEB" w:rsidRPr="00BC7B4D">
        <w:rPr>
          <w:color w:val="auto"/>
        </w:rPr>
        <w:t>another</w:t>
      </w:r>
      <w:r w:rsidR="003A2760" w:rsidRPr="00BC7B4D">
        <w:rPr>
          <w:color w:val="auto"/>
        </w:rPr>
        <w:t xml:space="preserve">. </w:t>
      </w:r>
      <w:r w:rsidR="00190062" w:rsidRPr="00BC7B4D">
        <w:rPr>
          <w:color w:val="auto"/>
        </w:rPr>
        <w:t xml:space="preserve">For instance, </w:t>
      </w:r>
      <w:r w:rsidR="00BA0330" w:rsidRPr="00BC7B4D">
        <w:rPr>
          <w:color w:val="auto"/>
        </w:rPr>
        <w:t>individuals</w:t>
      </w:r>
      <w:r w:rsidR="006F0D34" w:rsidRPr="00BC7B4D">
        <w:rPr>
          <w:color w:val="auto"/>
        </w:rPr>
        <w:t xml:space="preserve"> that are</w:t>
      </w:r>
      <w:r w:rsidR="00BA0330" w:rsidRPr="00BC7B4D">
        <w:rPr>
          <w:color w:val="auto"/>
        </w:rPr>
        <w:t xml:space="preserve"> suffering from</w:t>
      </w:r>
      <w:r w:rsidR="006F0D34" w:rsidRPr="00BC7B4D">
        <w:rPr>
          <w:color w:val="auto"/>
        </w:rPr>
        <w:t xml:space="preserve"> permanent</w:t>
      </w:r>
      <w:r w:rsidR="00BA0330" w:rsidRPr="00BC7B4D">
        <w:rPr>
          <w:color w:val="auto"/>
        </w:rPr>
        <w:t xml:space="preserve"> </w:t>
      </w:r>
      <w:r w:rsidR="006F0D34" w:rsidRPr="00BC7B4D">
        <w:rPr>
          <w:color w:val="auto"/>
        </w:rPr>
        <w:t>mobility impairment</w:t>
      </w:r>
      <w:r w:rsidR="000E3F66" w:rsidRPr="00BC7B4D">
        <w:rPr>
          <w:color w:val="auto"/>
        </w:rPr>
        <w:t xml:space="preserve"> or those that are </w:t>
      </w:r>
      <w:r w:rsidR="00D619DB" w:rsidRPr="00BC7B4D">
        <w:rPr>
          <w:color w:val="auto"/>
        </w:rPr>
        <w:t>wheelchair bound</w:t>
      </w:r>
      <w:r w:rsidR="000E3F66" w:rsidRPr="00BC7B4D">
        <w:rPr>
          <w:color w:val="auto"/>
        </w:rPr>
        <w:t xml:space="preserve">, </w:t>
      </w:r>
      <w:r w:rsidR="00947546" w:rsidRPr="00BC7B4D">
        <w:rPr>
          <w:color w:val="auto"/>
        </w:rPr>
        <w:t xml:space="preserve">might have a different meaning of </w:t>
      </w:r>
      <w:r w:rsidR="003C3CA3" w:rsidRPr="00BC7B4D">
        <w:rPr>
          <w:color w:val="auto"/>
        </w:rPr>
        <w:t>what is considered as a good sitting posture for them</w:t>
      </w:r>
      <w:r w:rsidR="00F42BBF" w:rsidRPr="00BC7B4D">
        <w:rPr>
          <w:color w:val="auto"/>
        </w:rPr>
        <w:t xml:space="preserve"> </w:t>
      </w:r>
      <w:r w:rsidR="004037E4" w:rsidRPr="00BC7B4D">
        <w:rPr>
          <w:color w:val="auto"/>
        </w:rPr>
        <w:t>which might</w:t>
      </w:r>
      <w:r w:rsidR="003C3CA3" w:rsidRPr="00BC7B4D">
        <w:rPr>
          <w:color w:val="auto"/>
        </w:rPr>
        <w:t xml:space="preserve"> not be applicable for </w:t>
      </w:r>
      <w:r w:rsidR="00B80CC8" w:rsidRPr="00BC7B4D">
        <w:rPr>
          <w:color w:val="auto"/>
        </w:rPr>
        <w:t xml:space="preserve">others. </w:t>
      </w:r>
      <w:r w:rsidR="00170562" w:rsidRPr="00BC7B4D">
        <w:rPr>
          <w:color w:val="auto"/>
        </w:rPr>
        <w:t>According to Slater</w:t>
      </w:r>
      <w:r w:rsidR="00FF1217" w:rsidRPr="00BC7B4D">
        <w:rPr>
          <w:color w:val="auto"/>
        </w:rPr>
        <w:t xml:space="preserve"> et al</w:t>
      </w:r>
      <w:r w:rsidR="00081E6F" w:rsidRPr="00BC7B4D">
        <w:rPr>
          <w:color w:val="auto"/>
        </w:rPr>
        <w:t xml:space="preserve">. </w:t>
      </w:r>
      <w:r w:rsidR="00081E6F" w:rsidRPr="00BC7B4D">
        <w:rPr>
          <w:color w:val="auto"/>
        </w:rPr>
        <w:fldChar w:fldCharType="begin"/>
      </w:r>
      <w:r w:rsidR="00081E6F" w:rsidRPr="00BC7B4D">
        <w:rPr>
          <w:color w:val="auto"/>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BC7B4D">
        <w:rPr>
          <w:color w:val="auto"/>
        </w:rPr>
        <w:fldChar w:fldCharType="separate"/>
      </w:r>
      <w:r w:rsidR="00081E6F" w:rsidRPr="00BC7B4D">
        <w:rPr>
          <w:color w:val="auto"/>
        </w:rPr>
        <w:t>[15]</w:t>
      </w:r>
      <w:r w:rsidR="00081E6F" w:rsidRPr="00BC7B4D">
        <w:rPr>
          <w:color w:val="auto"/>
        </w:rPr>
        <w:fldChar w:fldCharType="end"/>
      </w:r>
      <w:r w:rsidR="00170562" w:rsidRPr="00BC7B4D">
        <w:rPr>
          <w:color w:val="auto"/>
        </w:rPr>
        <w:t xml:space="preserve">, there isn’t </w:t>
      </w:r>
      <w:r w:rsidR="00BF1110" w:rsidRPr="00BC7B4D">
        <w:rPr>
          <w:color w:val="auto"/>
        </w:rPr>
        <w:t xml:space="preserve">that </w:t>
      </w:r>
      <w:r w:rsidR="0098050A" w:rsidRPr="00BC7B4D">
        <w:rPr>
          <w:color w:val="auto"/>
        </w:rPr>
        <w:t xml:space="preserve">one </w:t>
      </w:r>
      <w:r w:rsidR="004F2181" w:rsidRPr="00BC7B4D">
        <w:rPr>
          <w:color w:val="auto"/>
        </w:rPr>
        <w:t>“</w:t>
      </w:r>
      <w:r w:rsidR="0098050A" w:rsidRPr="00BC7B4D">
        <w:rPr>
          <w:color w:val="auto"/>
        </w:rPr>
        <w:t>correct</w:t>
      </w:r>
      <w:r w:rsidR="004F2181" w:rsidRPr="00BC7B4D">
        <w:rPr>
          <w:color w:val="auto"/>
        </w:rPr>
        <w:t>”</w:t>
      </w:r>
      <w:r w:rsidR="00BF1110" w:rsidRPr="00BC7B4D">
        <w:rPr>
          <w:color w:val="auto"/>
        </w:rPr>
        <w:t xml:space="preserve"> sitt</w:t>
      </w:r>
      <w:r w:rsidR="004F2181" w:rsidRPr="00BC7B4D">
        <w:rPr>
          <w:color w:val="auto"/>
        </w:rPr>
        <w:t xml:space="preserve">ing </w:t>
      </w:r>
      <w:r w:rsidR="000D58D2" w:rsidRPr="00BC7B4D">
        <w:rPr>
          <w:color w:val="auto"/>
        </w:rPr>
        <w:t xml:space="preserve">posture that fits all due to the fact the people different spinal properties. </w:t>
      </w:r>
      <w:r w:rsidR="00D757DD" w:rsidRPr="00BC7B4D">
        <w:rPr>
          <w:color w:val="auto"/>
        </w:rPr>
        <w:t>However, it</w:t>
      </w:r>
      <w:r w:rsidR="006E464C" w:rsidRPr="00BC7B4D">
        <w:rPr>
          <w:color w:val="auto"/>
        </w:rPr>
        <w:t xml:space="preserve"> </w:t>
      </w:r>
      <w:r w:rsidR="00003D05" w:rsidRPr="00BC7B4D">
        <w:rPr>
          <w:color w:val="auto"/>
        </w:rPr>
        <w:t>has usually been</w:t>
      </w:r>
      <w:r w:rsidR="006E464C" w:rsidRPr="00BC7B4D">
        <w:rPr>
          <w:color w:val="auto"/>
        </w:rPr>
        <w:t xml:space="preserve"> </w:t>
      </w:r>
      <w:r w:rsidR="00D757DD" w:rsidRPr="00BC7B4D">
        <w:rPr>
          <w:color w:val="auto"/>
        </w:rPr>
        <w:t>advised b</w:t>
      </w:r>
      <w:r w:rsidR="00B76150" w:rsidRPr="00BC7B4D">
        <w:rPr>
          <w:color w:val="auto"/>
        </w:rPr>
        <w:t>y doctors and healthcare professionals to sit</w:t>
      </w:r>
      <w:r w:rsidR="00A13433" w:rsidRPr="00BC7B4D">
        <w:rPr>
          <w:color w:val="auto"/>
        </w:rPr>
        <w:t xml:space="preserve"> in an upright </w:t>
      </w:r>
      <w:r w:rsidR="005F33E5" w:rsidRPr="00BC7B4D">
        <w:rPr>
          <w:color w:val="auto"/>
        </w:rPr>
        <w:t xml:space="preserve">lordotic </w:t>
      </w:r>
      <w:r w:rsidR="00A13433" w:rsidRPr="00BC7B4D">
        <w:rPr>
          <w:color w:val="auto"/>
        </w:rPr>
        <w:t xml:space="preserve">position which involves </w:t>
      </w:r>
      <w:r w:rsidR="0081704D" w:rsidRPr="00BC7B4D">
        <w:rPr>
          <w:color w:val="auto"/>
        </w:rPr>
        <w:t xml:space="preserve">having your spine </w:t>
      </w:r>
      <w:r w:rsidR="00FB33A5" w:rsidRPr="00BC7B4D">
        <w:rPr>
          <w:color w:val="auto"/>
        </w:rPr>
        <w:t xml:space="preserve">in </w:t>
      </w:r>
      <w:r w:rsidR="00D4719D" w:rsidRPr="00BC7B4D">
        <w:rPr>
          <w:color w:val="auto"/>
        </w:rPr>
        <w:t>an upright</w:t>
      </w:r>
      <w:r w:rsidR="002F7D6A">
        <w:rPr>
          <w:color w:val="auto"/>
        </w:rPr>
        <w:t xml:space="preserve"> and symmetric</w:t>
      </w:r>
      <w:r w:rsidR="00FB33A5" w:rsidRPr="00BC7B4D">
        <w:rPr>
          <w:color w:val="auto"/>
        </w:rPr>
        <w:t xml:space="preserve"> </w:t>
      </w:r>
      <w:r w:rsidR="00D4719D" w:rsidRPr="00BC7B4D">
        <w:rPr>
          <w:color w:val="auto"/>
        </w:rPr>
        <w:t>position</w:t>
      </w:r>
      <w:r w:rsidR="00362772" w:rsidRPr="00362772">
        <w:rPr>
          <w:color w:val="auto"/>
        </w:rPr>
        <w:t>.</w:t>
      </w:r>
      <w:r w:rsidR="00362772">
        <w:rPr>
          <w:color w:val="auto"/>
        </w:rPr>
        <w:t xml:space="preserve"> </w:t>
      </w:r>
      <w:r w:rsidR="006B75C0" w:rsidRPr="006B75C0">
        <w:rPr>
          <w:b/>
          <w:bCs/>
          <w:color w:val="auto"/>
        </w:rPr>
        <w:t>(</w:t>
      </w:r>
      <w:r w:rsidR="00362772" w:rsidRPr="006B75C0">
        <w:rPr>
          <w:b/>
          <w:bCs/>
          <w:color w:val="auto"/>
        </w:rPr>
        <w:t>SP1</w:t>
      </w:r>
      <w:r w:rsidR="006B75C0" w:rsidRPr="006B75C0">
        <w:rPr>
          <w:b/>
          <w:bCs/>
          <w:color w:val="auto"/>
        </w:rPr>
        <w:t>)</w:t>
      </w:r>
      <w:r w:rsidR="00362772">
        <w:rPr>
          <w:color w:val="auto"/>
        </w:rPr>
        <w:t xml:space="preserve"> as shown in Figure 1 below is </w:t>
      </w:r>
      <w:r w:rsidR="006B75C0">
        <w:rPr>
          <w:color w:val="auto"/>
        </w:rPr>
        <w:t xml:space="preserve">typically </w:t>
      </w:r>
      <w:r w:rsidR="00842B76">
        <w:rPr>
          <w:color w:val="auto"/>
        </w:rPr>
        <w:t>viewed</w:t>
      </w:r>
      <w:r w:rsidR="006B75C0">
        <w:rPr>
          <w:color w:val="auto"/>
        </w:rPr>
        <w:t xml:space="preserve"> as the recommended way of</w:t>
      </w:r>
      <w:r w:rsidR="00842B76">
        <w:rPr>
          <w:color w:val="auto"/>
        </w:rPr>
        <w:t xml:space="preserve"> sitting. </w:t>
      </w:r>
      <w:proofErr w:type="spellStart"/>
      <w:r w:rsidR="007B5711">
        <w:t>Korakakis</w:t>
      </w:r>
      <w:proofErr w:type="spellEnd"/>
      <w:r w:rsidR="007B5711">
        <w:t xml:space="preserve"> et al</w:t>
      </w:r>
      <w:r w:rsidR="006B75C0">
        <w:rPr>
          <w:color w:val="auto"/>
        </w:rPr>
        <w:t xml:space="preserve"> </w:t>
      </w:r>
      <w:r w:rsidR="007B5711">
        <w:rPr>
          <w:color w:val="auto"/>
        </w:rPr>
        <w:fldChar w:fldCharType="begin"/>
      </w:r>
      <w:r w:rsidR="007B5711">
        <w:rPr>
          <w:color w:val="auto"/>
        </w:rPr>
        <w:instrText xml:space="preserve"> ADDIN ZOTERO_ITEM CSL_CITATION {"citationID":"dsCDhKXl","properties":{"formattedCitation":"[16]","plainCitation":"[16]","noteIndex":0},"citationItems":[{"id":298,"uris":["http://zotero.org/users/11398818/items/PX682NWF"],"itemData":{"id":298,"type":"article-journal","container-title":"Musculoskeletal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7B5711">
        <w:rPr>
          <w:color w:val="auto"/>
        </w:rPr>
        <w:fldChar w:fldCharType="separate"/>
      </w:r>
      <w:r w:rsidR="007B5711" w:rsidRPr="007B5711">
        <w:t>[16]</w:t>
      </w:r>
      <w:r w:rsidR="007B5711">
        <w:rPr>
          <w:color w:val="auto"/>
        </w:rPr>
        <w:fldChar w:fldCharType="end"/>
      </w:r>
      <w:r w:rsidR="007B5711">
        <w:rPr>
          <w:color w:val="auto"/>
        </w:rPr>
        <w:t xml:space="preserve"> argued that </w:t>
      </w:r>
      <w:r w:rsidR="009F4344">
        <w:rPr>
          <w:color w:val="auto"/>
        </w:rPr>
        <w:t xml:space="preserve">there is still a lack of </w:t>
      </w:r>
      <w:r w:rsidR="00D14798">
        <w:rPr>
          <w:color w:val="auto"/>
        </w:rPr>
        <w:t xml:space="preserve">medical justifications that suggests that </w:t>
      </w:r>
      <w:r w:rsidR="00EE6A1F">
        <w:rPr>
          <w:color w:val="auto"/>
        </w:rPr>
        <w:t>any one</w:t>
      </w:r>
      <w:r w:rsidR="00B71907">
        <w:rPr>
          <w:color w:val="auto"/>
        </w:rPr>
        <w:t xml:space="preserve"> posture </w:t>
      </w:r>
      <w:r w:rsidR="00EE6A1F">
        <w:rPr>
          <w:color w:val="auto"/>
        </w:rPr>
        <w:t>is associated with better health in general.</w:t>
      </w:r>
      <w:r w:rsidR="003C6C87">
        <w:rPr>
          <w:color w:val="auto"/>
        </w:rPr>
        <w:t xml:space="preserve"> </w:t>
      </w:r>
      <w:r w:rsidR="003C6C87" w:rsidRPr="005F2634">
        <w:rPr>
          <w:color w:val="FF0000"/>
        </w:rPr>
        <w:t xml:space="preserve">Furthermore, this brings into question that </w:t>
      </w:r>
      <w:r w:rsidR="005F2634" w:rsidRPr="005F2634">
        <w:rPr>
          <w:color w:val="FF0000"/>
        </w:rPr>
        <w:t>rationale</w:t>
      </w:r>
      <w:r w:rsidR="005F2634">
        <w:rPr>
          <w:color w:val="FF0000"/>
        </w:rPr>
        <w:t xml:space="preserve"> behind</w:t>
      </w:r>
      <w:r w:rsidR="00F81243">
        <w:rPr>
          <w:color w:val="FF0000"/>
        </w:rPr>
        <w:t xml:space="preserve"> the </w:t>
      </w:r>
      <w:r w:rsidR="00720447">
        <w:rPr>
          <w:color w:val="FF0000"/>
        </w:rPr>
        <w:t xml:space="preserve">methods by which postures are being selected. </w:t>
      </w:r>
    </w:p>
    <w:p w14:paraId="00646C08" w14:textId="272FFE55" w:rsidR="00C7499F" w:rsidRDefault="003153CD" w:rsidP="003D4BE4">
      <w:pPr>
        <w:pStyle w:val="MDPI52figure"/>
      </w:pPr>
      <w:r w:rsidRPr="003153CD">
        <w:rPr>
          <w:noProof/>
        </w:rPr>
        <w:lastRenderedPageBreak/>
        <w:drawing>
          <wp:inline distT="0" distB="0" distL="0" distR="0" wp14:anchorId="773CD299" wp14:editId="32F8F72F">
            <wp:extent cx="4348561" cy="4333461"/>
            <wp:effectExtent l="0" t="0" r="0" b="0"/>
            <wp:docPr id="1546287928" name="Picture 1" descr="A collage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7928" name="Picture 1" descr="A collage of a person sitting in a chair&#10;&#10;Description automatically generated"/>
                    <pic:cNvPicPr/>
                  </pic:nvPicPr>
                  <pic:blipFill>
                    <a:blip r:embed="rId13"/>
                    <a:stretch>
                      <a:fillRect/>
                    </a:stretch>
                  </pic:blipFill>
                  <pic:spPr>
                    <a:xfrm>
                      <a:off x="0" y="0"/>
                      <a:ext cx="4348561" cy="4333461"/>
                    </a:xfrm>
                    <a:prstGeom prst="rect">
                      <a:avLst/>
                    </a:prstGeom>
                  </pic:spPr>
                </pic:pic>
              </a:graphicData>
            </a:graphic>
          </wp:inline>
        </w:drawing>
      </w:r>
    </w:p>
    <w:p w14:paraId="2E3D156D" w14:textId="77777777" w:rsidR="00785327" w:rsidRDefault="00C7499F" w:rsidP="00F652B5">
      <w:pPr>
        <w:pStyle w:val="MDPI51figurecaption"/>
      </w:pPr>
      <w:r w:rsidRPr="00556427">
        <w:rPr>
          <w:b/>
          <w:bCs/>
        </w:rPr>
        <w:t xml:space="preserve">Figure </w:t>
      </w:r>
      <w:r w:rsidR="002F0078">
        <w:rPr>
          <w:b/>
          <w:bCs/>
        </w:rPr>
        <w:t>1</w:t>
      </w:r>
      <w:r w:rsidRPr="00C7499F">
        <w:t xml:space="preserve"> – </w:t>
      </w:r>
      <w:r w:rsidR="00765FE2">
        <w:t>15</w:t>
      </w:r>
      <w:r w:rsidR="004D4AFE">
        <w:t xml:space="preserve"> categories of sitting postures</w:t>
      </w:r>
      <w:r w:rsidR="00AF2F5F">
        <w:t>.</w:t>
      </w:r>
      <w:r w:rsidR="00FF7C73">
        <w:t xml:space="preserve"> </w:t>
      </w:r>
      <w:r w:rsidR="005C6110">
        <w:t>(</w:t>
      </w:r>
      <w:r w:rsidR="00027A5A" w:rsidRPr="00027A5A">
        <w:rPr>
          <w:b/>
          <w:bCs/>
        </w:rPr>
        <w:t>SP1</w:t>
      </w:r>
      <w:r w:rsidR="005C6110">
        <w:t>)</w:t>
      </w:r>
      <w:r w:rsidR="005E1663">
        <w:t xml:space="preserve"> Upright</w:t>
      </w:r>
      <w:r w:rsidR="008C2222">
        <w:t>; (</w:t>
      </w:r>
      <w:r w:rsidR="008C2222">
        <w:rPr>
          <w:b/>
          <w:bCs/>
        </w:rPr>
        <w:t>SP2</w:t>
      </w:r>
      <w:r w:rsidR="008C2222">
        <w:t>)</w:t>
      </w:r>
      <w:r w:rsidR="0038367F">
        <w:t xml:space="preserve"> </w:t>
      </w:r>
      <w:r w:rsidR="008C2222">
        <w:t>Leaning Left;</w:t>
      </w:r>
      <w:r w:rsidR="00925886">
        <w:t xml:space="preserve"> </w:t>
      </w:r>
      <w:r w:rsidR="00D048DE">
        <w:t>(</w:t>
      </w:r>
      <w:r w:rsidR="00D048DE">
        <w:rPr>
          <w:b/>
          <w:bCs/>
        </w:rPr>
        <w:t>SP3</w:t>
      </w:r>
      <w:r w:rsidR="00D048DE">
        <w:t xml:space="preserve">) </w:t>
      </w:r>
      <w:r w:rsidR="008C2222">
        <w:t>Leaning Right;</w:t>
      </w:r>
      <w:r w:rsidR="00925886">
        <w:t xml:space="preserve"> (</w:t>
      </w:r>
      <w:r w:rsidR="00925886">
        <w:rPr>
          <w:b/>
          <w:bCs/>
        </w:rPr>
        <w:t>SP4</w:t>
      </w:r>
      <w:r w:rsidR="00925886">
        <w:t>) Leaning Back;</w:t>
      </w:r>
      <w:r w:rsidR="008C2222">
        <w:t xml:space="preserve"> </w:t>
      </w:r>
      <w:r w:rsidR="00D048DE">
        <w:t>(</w:t>
      </w:r>
      <w:r w:rsidR="00D048DE">
        <w:rPr>
          <w:b/>
          <w:bCs/>
        </w:rPr>
        <w:t>SP</w:t>
      </w:r>
      <w:r w:rsidR="0073582C">
        <w:rPr>
          <w:b/>
          <w:bCs/>
        </w:rPr>
        <w:t>5</w:t>
      </w:r>
      <w:r w:rsidR="00D048DE">
        <w:t xml:space="preserve">) </w:t>
      </w:r>
      <w:r w:rsidR="008C2222">
        <w:t xml:space="preserve">Slouching; </w:t>
      </w:r>
      <w:r w:rsidR="00D048DE">
        <w:t>(</w:t>
      </w:r>
      <w:r w:rsidR="00D048DE">
        <w:rPr>
          <w:b/>
          <w:bCs/>
        </w:rPr>
        <w:t>SP</w:t>
      </w:r>
      <w:r w:rsidR="0073582C">
        <w:rPr>
          <w:b/>
          <w:bCs/>
        </w:rPr>
        <w:t>6</w:t>
      </w:r>
      <w:r w:rsidR="00D048DE">
        <w:t xml:space="preserve">) </w:t>
      </w:r>
      <w:r w:rsidR="0038367F">
        <w:t xml:space="preserve">Left Leg Crossed, </w:t>
      </w:r>
      <w:r w:rsidR="00D048DE">
        <w:t>(</w:t>
      </w:r>
      <w:r w:rsidR="00D048DE">
        <w:rPr>
          <w:b/>
          <w:bCs/>
        </w:rPr>
        <w:t>SP</w:t>
      </w:r>
      <w:r w:rsidR="0073582C">
        <w:rPr>
          <w:b/>
          <w:bCs/>
        </w:rPr>
        <w:t>7</w:t>
      </w:r>
      <w:r w:rsidR="00D048DE">
        <w:t xml:space="preserve">) </w:t>
      </w:r>
      <w:r w:rsidR="0038367F">
        <w:t xml:space="preserve">Right Crossed, </w:t>
      </w:r>
      <w:r w:rsidR="0073582C">
        <w:t>(</w:t>
      </w:r>
      <w:r w:rsidR="0073582C">
        <w:rPr>
          <w:b/>
          <w:bCs/>
        </w:rPr>
        <w:t>SP</w:t>
      </w:r>
      <w:r w:rsidR="006B51E1">
        <w:rPr>
          <w:b/>
          <w:bCs/>
        </w:rPr>
        <w:t>8</w:t>
      </w:r>
      <w:r w:rsidR="0073582C">
        <w:t xml:space="preserve">) </w:t>
      </w:r>
      <w:r w:rsidR="0038367F">
        <w:t xml:space="preserve">Left Leg </w:t>
      </w:r>
      <w:r w:rsidR="001A5EE5">
        <w:t>C</w:t>
      </w:r>
      <w:r w:rsidR="0038367F">
        <w:t xml:space="preserve">rossed Slouching, </w:t>
      </w:r>
      <w:r w:rsidR="006B51E1">
        <w:t>(</w:t>
      </w:r>
      <w:r w:rsidR="006B51E1">
        <w:rPr>
          <w:b/>
          <w:bCs/>
        </w:rPr>
        <w:t>SP9</w:t>
      </w:r>
      <w:r w:rsidR="006B51E1">
        <w:t>) R</w:t>
      </w:r>
      <w:r w:rsidR="0038367F">
        <w:t>ight Leg Crossed Slouching</w:t>
      </w:r>
      <w:r w:rsidR="00875132">
        <w:t>; (</w:t>
      </w:r>
      <w:r w:rsidR="00875132">
        <w:rPr>
          <w:b/>
          <w:bCs/>
        </w:rPr>
        <w:t>SP</w:t>
      </w:r>
      <w:r w:rsidR="0005693E">
        <w:rPr>
          <w:b/>
          <w:bCs/>
        </w:rPr>
        <w:t>10</w:t>
      </w:r>
      <w:r w:rsidR="00875132">
        <w:t>) Slouching Leaning Left</w:t>
      </w:r>
      <w:r w:rsidR="0005693E">
        <w:t>; (</w:t>
      </w:r>
      <w:r w:rsidR="0005693E">
        <w:rPr>
          <w:b/>
          <w:bCs/>
        </w:rPr>
        <w:t>SP11</w:t>
      </w:r>
      <w:r w:rsidR="0005693E">
        <w:t>) Slouching Leaning</w:t>
      </w:r>
      <w:r w:rsidR="009D4455">
        <w:t xml:space="preserve"> Righ</w:t>
      </w:r>
      <w:r w:rsidR="002743C3">
        <w:t>t</w:t>
      </w:r>
      <w:r w:rsidR="004577BA">
        <w:t>; (</w:t>
      </w:r>
      <w:r w:rsidR="004577BA">
        <w:rPr>
          <w:b/>
          <w:bCs/>
        </w:rPr>
        <w:t>SP12</w:t>
      </w:r>
      <w:r w:rsidR="004577BA">
        <w:t>) Edge Sitting Leaning Left</w:t>
      </w:r>
      <w:r w:rsidR="003153CD">
        <w:t>; (</w:t>
      </w:r>
      <w:r w:rsidR="003153CD">
        <w:rPr>
          <w:b/>
          <w:bCs/>
        </w:rPr>
        <w:t>SP1</w:t>
      </w:r>
      <w:r w:rsidR="003B77D5">
        <w:rPr>
          <w:b/>
          <w:bCs/>
        </w:rPr>
        <w:t>3</w:t>
      </w:r>
      <w:r w:rsidR="003153CD">
        <w:t>)</w:t>
      </w:r>
      <w:r w:rsidR="003B77D5">
        <w:t xml:space="preserve"> Edge Sitting</w:t>
      </w:r>
      <w:r w:rsidR="001E18E1">
        <w:t xml:space="preserve"> Leaning Right</w:t>
      </w:r>
      <w:r w:rsidR="003153CD">
        <w:t xml:space="preserve"> </w:t>
      </w:r>
      <w:r w:rsidR="002743C3">
        <w:t>(</w:t>
      </w:r>
      <w:r w:rsidR="002743C3">
        <w:rPr>
          <w:b/>
          <w:bCs/>
        </w:rPr>
        <w:t>SP</w:t>
      </w:r>
      <w:r w:rsidR="004577BA">
        <w:rPr>
          <w:b/>
          <w:bCs/>
        </w:rPr>
        <w:t>14</w:t>
      </w:r>
      <w:r w:rsidR="002743C3">
        <w:t>) E</w:t>
      </w:r>
      <w:r w:rsidR="00DA5441">
        <w:t>dge Si</w:t>
      </w:r>
      <w:r w:rsidR="004577BA">
        <w:t xml:space="preserve">tting Forward </w:t>
      </w:r>
      <w:r w:rsidR="001E18E1">
        <w:t>Slouching (</w:t>
      </w:r>
      <w:r w:rsidR="00DA5441">
        <w:rPr>
          <w:b/>
          <w:bCs/>
        </w:rPr>
        <w:t>SP15</w:t>
      </w:r>
      <w:r w:rsidR="00DA5441">
        <w:t>) Extreme Slouchin</w:t>
      </w:r>
      <w:r w:rsidR="00785327">
        <w:t>g</w:t>
      </w:r>
    </w:p>
    <w:p w14:paraId="2FB0F049" w14:textId="618E4CDE" w:rsidR="002F7D6A" w:rsidRDefault="00200C8F" w:rsidP="00563A2A">
      <w:pPr>
        <w:pStyle w:val="MDPI31text"/>
        <w:rPr>
          <w:color w:val="auto"/>
        </w:rPr>
      </w:pPr>
      <w:r>
        <w:rPr>
          <w:color w:val="auto"/>
        </w:rPr>
        <w:t>Different</w:t>
      </w:r>
      <w:r w:rsidR="003E27A8" w:rsidRPr="00434137">
        <w:rPr>
          <w:color w:val="auto"/>
        </w:rPr>
        <w:t xml:space="preserve"> studies</w:t>
      </w:r>
      <w:r>
        <w:rPr>
          <w:color w:val="auto"/>
        </w:rPr>
        <w:t xml:space="preserve"> have shown that</w:t>
      </w:r>
      <w:r w:rsidR="003E27A8" w:rsidRPr="00434137">
        <w:rPr>
          <w:color w:val="auto"/>
        </w:rPr>
        <w:t xml:space="preserve"> prolonged sitting especially in a </w:t>
      </w:r>
      <w:r w:rsidR="00113AFF">
        <w:rPr>
          <w:color w:val="auto"/>
        </w:rPr>
        <w:t xml:space="preserve">slumped </w:t>
      </w:r>
      <w:r w:rsidR="003E27A8" w:rsidRPr="00434137">
        <w:rPr>
          <w:color w:val="auto"/>
        </w:rPr>
        <w:t>posture can exacerbate the effects of musculoskeletal disorders and contribute to lower back pain issues</w:t>
      </w:r>
      <w:r>
        <w:rPr>
          <w:color w:val="auto"/>
        </w:rPr>
        <w:t xml:space="preserve"> </w:t>
      </w:r>
      <w:r w:rsidRPr="00434137">
        <w:rPr>
          <w:color w:val="auto"/>
        </w:rPr>
        <w:t>[16–18]</w:t>
      </w:r>
      <w:r w:rsidR="003E27A8" w:rsidRPr="00434137">
        <w:rPr>
          <w:color w:val="auto"/>
        </w:rPr>
        <w:t>. Furthermore, irrespective of the sitting posture being adopted, whether in an upright or a slouching state, it is usually advised to avoid sitting for long periods of time.</w:t>
      </w:r>
      <w:r w:rsidR="003E27A8" w:rsidRPr="00BC7B4D">
        <w:rPr>
          <w:color w:val="auto"/>
        </w:rPr>
        <w:t xml:space="preserve"> </w:t>
      </w:r>
    </w:p>
    <w:p w14:paraId="4FE39F8C" w14:textId="77777777" w:rsidR="00563A2A" w:rsidRPr="00563A2A" w:rsidRDefault="00563A2A" w:rsidP="00563A2A">
      <w:pPr>
        <w:pStyle w:val="MDPI31text"/>
        <w:rPr>
          <w:color w:val="auto"/>
        </w:rPr>
      </w:pPr>
    </w:p>
    <w:p w14:paraId="29236CB5" w14:textId="2F06B740" w:rsidR="00E1484A" w:rsidRDefault="00AF3B01" w:rsidP="00A941EC">
      <w:pPr>
        <w:pStyle w:val="MDPI22heading2"/>
      </w:pPr>
      <w:r>
        <w:t xml:space="preserve">1.4 </w:t>
      </w:r>
      <w:r w:rsidR="008C0354">
        <w:t>Aim and</w:t>
      </w:r>
      <w:r w:rsidR="00135BF5">
        <w:t xml:space="preserve"> </w:t>
      </w:r>
      <w:r w:rsidR="00735236">
        <w:t>Objectives</w:t>
      </w:r>
    </w:p>
    <w:p w14:paraId="671C027D" w14:textId="3CA04592"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22DBB0AE" w14:textId="6B071530" w:rsidR="00303767" w:rsidRDefault="00735236" w:rsidP="00D9457B">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r w:rsidR="00240512">
        <w:t>(</w:t>
      </w:r>
      <w:r w:rsidR="00B958A8">
        <w:t>1</w:t>
      </w:r>
      <w:r w:rsidR="00240512">
        <w:t>)</w:t>
      </w:r>
      <w:r w:rsidR="00B958A8">
        <w:t xml:space="preserve"> </w:t>
      </w:r>
      <w:r>
        <w:t>Formulation of Research Questions</w:t>
      </w:r>
      <w:r w:rsidR="00B958A8">
        <w:t xml:space="preserve"> </w:t>
      </w:r>
      <w:r w:rsidR="00240512">
        <w:t>(</w:t>
      </w:r>
      <w:r w:rsidR="00B958A8">
        <w:t>2</w:t>
      </w:r>
      <w:r w:rsidR="00240512">
        <w:t>)</w:t>
      </w:r>
      <w:r w:rsidR="00B958A8">
        <w:t xml:space="preserve"> </w:t>
      </w:r>
      <w:r>
        <w:t>Search Strategy</w:t>
      </w:r>
      <w:r w:rsidR="00B958A8">
        <w:t xml:space="preserve">, </w:t>
      </w:r>
      <w:r w:rsidR="00240512">
        <w:t>(</w:t>
      </w:r>
      <w:r w:rsidR="00B958A8">
        <w:t>3</w:t>
      </w:r>
      <w:r w:rsidR="00240512">
        <w:t>)</w:t>
      </w:r>
      <w:r w:rsidR="00B958A8">
        <w:t xml:space="preserve"> </w:t>
      </w:r>
      <w:r>
        <w:t>Study Screening and Selection</w:t>
      </w:r>
      <w:r w:rsidR="00B958A8">
        <w:t xml:space="preserve">, </w:t>
      </w:r>
      <w:r w:rsidR="00240512">
        <w:t>(</w:t>
      </w:r>
      <w:r w:rsidR="00B958A8">
        <w:t>4</w:t>
      </w:r>
      <w:r w:rsidR="00240512">
        <w:t>)</w:t>
      </w:r>
      <w:r w:rsidR="00D9457B">
        <w:t xml:space="preserve"> </w:t>
      </w:r>
      <w:r>
        <w:t>Data Extraction</w:t>
      </w:r>
      <w:r w:rsidR="00D9457B">
        <w:t xml:space="preserve">, </w:t>
      </w:r>
      <w:r w:rsidR="00240512">
        <w:t>(</w:t>
      </w:r>
      <w:r w:rsidR="0006450F">
        <w:t>5</w:t>
      </w:r>
      <w:r w:rsidR="00240512">
        <w:t>)</w:t>
      </w:r>
      <w:r w:rsidR="00D9457B">
        <w:t xml:space="preserve"> </w:t>
      </w:r>
      <w:r>
        <w:t>Data Synthesis</w:t>
      </w:r>
      <w:r w:rsidR="00D9457B">
        <w:t xml:space="preserve">, </w:t>
      </w:r>
      <w:r w:rsidR="00240512">
        <w:t>(</w:t>
      </w:r>
      <w:r w:rsidR="0006450F">
        <w:t>6</w:t>
      </w:r>
      <w:r w:rsidR="00240512">
        <w:t>)</w:t>
      </w:r>
      <w:r w:rsidR="00D9457B">
        <w:t xml:space="preserve"> </w:t>
      </w:r>
      <w:r>
        <w:t>Discussion</w:t>
      </w:r>
      <w:r w:rsidR="00D9457B">
        <w:t xml:space="preserve">, </w:t>
      </w:r>
      <w:r w:rsidR="00240512">
        <w:t>(</w:t>
      </w:r>
      <w:r w:rsidR="00D9457B">
        <w:t>7</w:t>
      </w:r>
      <w:r w:rsidR="00240512">
        <w:t xml:space="preserve">) </w:t>
      </w:r>
      <w:r>
        <w:t>Conclusion and Recommendations</w:t>
      </w:r>
      <w:r w:rsidR="00240512">
        <w:t>.</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lastRenderedPageBreak/>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F74CA4"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F74CA4" w:rsidRDefault="00F74CA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F74CA4" w:rsidRPr="0030687D" w:rsidRDefault="00F74CA4"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3"/>
      <w:r>
        <w:t>Google Scholar</w:t>
      </w:r>
      <w:commentRangeEnd w:id="43"/>
      <w:r w:rsidR="00CB770F">
        <w:rPr>
          <w:rStyle w:val="CommentReference"/>
          <w:rFonts w:eastAsia="SimSun"/>
          <w:snapToGrid/>
          <w:lang w:eastAsia="zh-CN" w:bidi="ar-SA"/>
        </w:rPr>
        <w:commentReference w:id="43"/>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2AC243C6" w:rsidR="00A759D5" w:rsidRDefault="00A759D5" w:rsidP="00A759D5">
      <w:pPr>
        <w:pStyle w:val="MDPI31text"/>
        <w:rPr>
          <w:noProof/>
          <w:lang w:val="en-GB"/>
        </w:rPr>
      </w:pPr>
      <w:r>
        <w:t xml:space="preserve">The entire literature review screening process can be seen in Figure </w:t>
      </w:r>
      <w:r w:rsidR="002F0078">
        <w:t>2</w:t>
      </w:r>
      <w:r>
        <w:t xml:space="preserve"> below. Overall, a total of 33 papers across various research databases were identified.</w:t>
      </w:r>
      <w:r>
        <w:rPr>
          <w:noProof/>
          <w:lang w:val="en-GB"/>
        </w:rPr>
        <w:t xml:space="preserve"> </w:t>
      </w:r>
    </w:p>
    <w:p w14:paraId="74479C04" w14:textId="2826F170" w:rsidR="00A759D5" w:rsidRDefault="00581BC2" w:rsidP="00A759D5">
      <w:pPr>
        <w:pStyle w:val="MDPI52figure"/>
        <w:rPr>
          <w:lang w:val="en-GB"/>
        </w:rPr>
      </w:pPr>
      <w:r>
        <w:rPr>
          <w:noProof/>
        </w:rPr>
        <w:lastRenderedPageBreak/>
        <w:drawing>
          <wp:inline distT="0" distB="0" distL="0" distR="0" wp14:anchorId="0EBCBB0D" wp14:editId="16320621">
            <wp:extent cx="6662674" cy="5086350"/>
            <wp:effectExtent l="0" t="0" r="0" b="0"/>
            <wp:docPr id="604234575"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34575" name="Picture 1" descr="A diagram of a research proces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560" t="-3159" r="-2583" b="-3518"/>
                    <a:stretch/>
                  </pic:blipFill>
                  <pic:spPr bwMode="auto">
                    <a:xfrm>
                      <a:off x="0" y="0"/>
                      <a:ext cx="6704708" cy="5118439"/>
                    </a:xfrm>
                    <a:prstGeom prst="rect">
                      <a:avLst/>
                    </a:prstGeom>
                    <a:noFill/>
                    <a:ln>
                      <a:noFill/>
                    </a:ln>
                    <a:extLst>
                      <a:ext uri="{53640926-AAD7-44D8-BBD7-CCE9431645EC}">
                        <a14:shadowObscured xmlns:a14="http://schemas.microsoft.com/office/drawing/2010/main"/>
                      </a:ext>
                    </a:extLst>
                  </pic:spPr>
                </pic:pic>
              </a:graphicData>
            </a:graphic>
          </wp:inline>
        </w:drawing>
      </w:r>
    </w:p>
    <w:p w14:paraId="71A48195" w14:textId="25482F24" w:rsidR="00A759D5" w:rsidRDefault="00A759D5" w:rsidP="00A759D5">
      <w:pPr>
        <w:pStyle w:val="MDPI51figurecaption"/>
      </w:pPr>
      <w:r w:rsidRPr="001B3E87">
        <w:rPr>
          <w:b/>
          <w:bCs/>
        </w:rPr>
        <w:t xml:space="preserve">Figure </w:t>
      </w:r>
      <w:r w:rsidR="002F0078">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258DE676" w14:textId="53015CAE" w:rsidR="00EF2A78" w:rsidRDefault="00735236" w:rsidP="00CA5757">
      <w:pPr>
        <w:pStyle w:val="MDPI31text"/>
      </w:pPr>
      <w:del w:id="44" w:author="Shiny Verghese" w:date="2024-01-18T09:39:00Z">
        <w:r w:rsidDel="00CB770F">
          <w:delText>Once the relevant research papers were found and collected, the data extraction phase was followed. This</w:delText>
        </w:r>
      </w:del>
      <w:ins w:id="45" w:author="Shiny Verghese" w:date="2024-01-18T09:39:00Z">
        <w:r w:rsidR="00CB770F">
          <w:t xml:space="preserve">The </w:t>
        </w:r>
      </w:ins>
      <w:r w:rsidR="0070594E">
        <w:t>d</w:t>
      </w:r>
      <w:ins w:id="46" w:author="Shiny Verghese" w:date="2024-01-18T09:39:00Z">
        <w:r w:rsidR="00CB770F">
          <w:t xml:space="preserve">ata </w:t>
        </w:r>
      </w:ins>
      <w:r w:rsidR="0070594E">
        <w:t>e</w:t>
      </w:r>
      <w:ins w:id="47" w:author="Shiny Verghese" w:date="2024-01-18T09:39:00Z">
        <w:r w:rsidR="00CB770F">
          <w:t>xtraction</w:t>
        </w:r>
      </w:ins>
      <w:r>
        <w:t xml:space="preserve"> phase</w:t>
      </w:r>
      <w:r w:rsidR="00D6371E">
        <w:t xml:space="preserve"> is</w:t>
      </w:r>
      <w:r>
        <w:t xml:space="preserve"> </w:t>
      </w:r>
      <w:del w:id="48" w:author="Shiny Verghese" w:date="2024-01-18T09:39:00Z">
        <w:r w:rsidDel="00CB770F">
          <w:delText xml:space="preserve">is </w:delText>
        </w:r>
      </w:del>
      <w:r>
        <w:t xml:space="preserve">primarily focused on extracting the relevant information </w:t>
      </w:r>
      <w:del w:id="49" w:author="Shiny Verghese" w:date="2024-01-18T09:40:00Z">
        <w:r w:rsidDel="00CB770F">
          <w:delText>which relates</w:delText>
        </w:r>
      </w:del>
      <w:r w:rsidR="0070594E">
        <w:t>from the research papers gathered</w:t>
      </w:r>
      <w:ins w:id="50"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r w:rsidR="00CA5757">
        <w:t xml:space="preserve"> </w:t>
      </w:r>
      <w:r w:rsidRPr="00735236">
        <w:t>Authors</w:t>
      </w:r>
      <w:r w:rsidR="00CA5757">
        <w:t xml:space="preserve">, </w:t>
      </w:r>
      <w:r w:rsidRPr="00735236">
        <w:t>Published Year</w:t>
      </w:r>
      <w:r w:rsidR="00CA5757">
        <w:t xml:space="preserve">, </w:t>
      </w:r>
      <w:r w:rsidRPr="00735236">
        <w:t>Sensors Used</w:t>
      </w:r>
      <w:r w:rsidR="00CA5757">
        <w:t xml:space="preserve">, </w:t>
      </w:r>
      <w:r w:rsidRPr="00735236">
        <w:t>Sensor Placement</w:t>
      </w:r>
      <w:r w:rsidR="00CA5757">
        <w:t xml:space="preserve">, </w:t>
      </w:r>
      <w:r w:rsidRPr="00735236">
        <w:t>Number of Postures Classified</w:t>
      </w:r>
      <w:r w:rsidR="00CA5757">
        <w:t xml:space="preserve">, </w:t>
      </w:r>
      <w:r w:rsidRPr="00735236">
        <w:t>Recognized Postures</w:t>
      </w:r>
      <w:r w:rsidR="00CA5757">
        <w:t xml:space="preserve">, </w:t>
      </w:r>
      <w:r w:rsidRPr="00735236">
        <w:t>Classification Method</w:t>
      </w:r>
      <w:r w:rsidR="00CA5757">
        <w:t xml:space="preserve">, </w:t>
      </w:r>
      <w:r w:rsidRPr="00735236">
        <w:t>Classification Accuracy</w:t>
      </w:r>
      <w:r w:rsidR="00CA5757">
        <w:t xml:space="preserve">, </w:t>
      </w:r>
      <w:r w:rsidRPr="00735236">
        <w:t>Limitations</w:t>
      </w:r>
      <w:r w:rsidR="00CA5757">
        <w:t xml:space="preserve">, </w:t>
      </w:r>
      <w:r w:rsidRPr="00735236">
        <w:t>User Feedback System</w:t>
      </w:r>
      <w:r w:rsidR="00CA5757">
        <w:t xml:space="preserve">, </w:t>
      </w:r>
      <w:r w:rsidRPr="00735236">
        <w:t>Is Realtime</w:t>
      </w:r>
      <w:r w:rsidR="00CA5757">
        <w:t xml:space="preserve">, and </w:t>
      </w:r>
      <w:r w:rsidRPr="00735236">
        <w:t>Method Used</w:t>
      </w:r>
      <w:r w:rsidR="008A5A7D">
        <w:t>.</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026827DD" w14:textId="0DB9C7C1" w:rsidR="00907A82" w:rsidRDefault="008F244C" w:rsidP="00907A82">
      <w:pPr>
        <w:pStyle w:val="MDPI31text"/>
        <w:rPr>
          <w:shd w:val="clear" w:color="auto" w:fill="FFFFFF"/>
        </w:rPr>
      </w:pPr>
      <w:r>
        <w:rPr>
          <w:shd w:val="clear" w:color="auto" w:fill="FFFFFF"/>
        </w:rPr>
        <w:t xml:space="preserve">Aside from </w:t>
      </w:r>
      <w:r w:rsidR="00292A2B">
        <w:rPr>
          <w:shd w:val="clear" w:color="auto" w:fill="FFFFFF"/>
        </w:rPr>
        <w:t xml:space="preserve">pressure sensors, </w:t>
      </w:r>
      <w:r>
        <w:rPr>
          <w:shd w:val="clear" w:color="auto" w:fill="FFFFFF"/>
        </w:rPr>
        <w:t>there are other</w:t>
      </w:r>
      <w:r w:rsidR="00B36850">
        <w:rPr>
          <w:shd w:val="clear" w:color="auto" w:fill="FFFFFF"/>
        </w:rPr>
        <w:t xml:space="preserve"> </w:t>
      </w:r>
      <w:r w:rsidR="006F7EDC">
        <w:rPr>
          <w:shd w:val="clear" w:color="auto" w:fill="FFFFFF"/>
        </w:rPr>
        <w:t>different types of sensors</w:t>
      </w:r>
      <w:r w:rsidR="00876C75">
        <w:rPr>
          <w:shd w:val="clear" w:color="auto" w:fill="FFFFFF"/>
        </w:rPr>
        <w:t xml:space="preserve"> being </w:t>
      </w:r>
      <w:r w:rsidR="006F7EDC">
        <w:rPr>
          <w:shd w:val="clear" w:color="auto" w:fill="FFFFFF"/>
        </w:rPr>
        <w:t>used</w:t>
      </w:r>
      <w:r w:rsidR="006C29CF">
        <w:rPr>
          <w:shd w:val="clear" w:color="auto" w:fill="FFFFFF"/>
        </w:rPr>
        <w:t xml:space="preserve"> </w:t>
      </w:r>
      <w:r w:rsidR="00C266BD">
        <w:rPr>
          <w:shd w:val="clear" w:color="auto" w:fill="FFFFFF"/>
        </w:rPr>
        <w:t>in the development of</w:t>
      </w:r>
      <w:r w:rsidR="006C29CF">
        <w:rPr>
          <w:shd w:val="clear" w:color="auto" w:fill="FFFFFF"/>
        </w:rPr>
        <w:t xml:space="preserve"> smart sensing chairs.</w:t>
      </w:r>
      <w:r w:rsidR="00B36850">
        <w:rPr>
          <w:shd w:val="clear" w:color="auto" w:fill="FFFFFF"/>
        </w:rPr>
        <w:t xml:space="preserve"> </w:t>
      </w:r>
      <w:r>
        <w:rPr>
          <w:shd w:val="clear" w:color="auto" w:fill="FFFFFF"/>
        </w:rPr>
        <w:t>Most of these</w:t>
      </w:r>
      <w:r w:rsidR="00963E07">
        <w:rPr>
          <w:shd w:val="clear" w:color="auto" w:fill="FFFFFF"/>
        </w:rPr>
        <w:t xml:space="preserve"> sensors are designed to detect </w:t>
      </w:r>
      <w:r w:rsidR="005F0541">
        <w:rPr>
          <w:shd w:val="clear" w:color="auto" w:fill="FFFFFF"/>
        </w:rPr>
        <w:t xml:space="preserve">changes in </w:t>
      </w:r>
      <w:r w:rsidR="00EA7534">
        <w:rPr>
          <w:shd w:val="clear" w:color="auto" w:fill="FFFFFF"/>
        </w:rPr>
        <w:t xml:space="preserve">physical motion and other external </w:t>
      </w:r>
      <w:r w:rsidR="006F7EDC">
        <w:rPr>
          <w:shd w:val="clear" w:color="auto" w:fill="FFFFFF"/>
        </w:rPr>
        <w:t>attributes</w:t>
      </w:r>
      <w:r w:rsidR="005F0541">
        <w:rPr>
          <w:shd w:val="clear" w:color="auto" w:fill="FFFFFF"/>
        </w:rPr>
        <w:t xml:space="preserve"> </w:t>
      </w:r>
      <w:r w:rsidR="008E442F">
        <w:rPr>
          <w:shd w:val="clear" w:color="auto" w:fill="FFFFFF"/>
        </w:rPr>
        <w:t>which aid in the</w:t>
      </w:r>
      <w:r w:rsidR="005F0541">
        <w:rPr>
          <w:shd w:val="clear" w:color="auto" w:fill="FFFFFF"/>
        </w:rPr>
        <w:t xml:space="preserve"> classification of sitting postures</w:t>
      </w:r>
      <w:r w:rsidR="006F7EDC">
        <w:rPr>
          <w:shd w:val="clear" w:color="auto" w:fill="FFFFFF"/>
        </w:rPr>
        <w:t>.</w:t>
      </w:r>
      <w:r w:rsidR="00EA7534">
        <w:rPr>
          <w:shd w:val="clear" w:color="auto" w:fill="FFFFFF"/>
        </w:rPr>
        <w:t xml:space="preserve"> </w:t>
      </w:r>
      <w:r w:rsidR="004F2200">
        <w:rPr>
          <w:shd w:val="clear" w:color="auto" w:fill="FFFFFF"/>
        </w:rPr>
        <w:t xml:space="preserve">Figure 3 provides </w:t>
      </w:r>
      <w:r>
        <w:rPr>
          <w:shd w:val="clear" w:color="auto" w:fill="FFFFFF"/>
        </w:rPr>
        <w:t>a</w:t>
      </w:r>
      <w:r w:rsidR="004F2200">
        <w:rPr>
          <w:shd w:val="clear" w:color="auto" w:fill="FFFFFF"/>
        </w:rPr>
        <w:t xml:space="preserve"> high</w:t>
      </w:r>
      <w:r w:rsidR="00D53CEE">
        <w:rPr>
          <w:shd w:val="clear" w:color="auto" w:fill="FFFFFF"/>
        </w:rPr>
        <w:t xml:space="preserve">-level overview </w:t>
      </w:r>
      <w:r w:rsidR="00624605">
        <w:rPr>
          <w:shd w:val="clear" w:color="auto" w:fill="FFFFFF"/>
        </w:rPr>
        <w:t>of</w:t>
      </w:r>
      <w:r w:rsidR="00D53CEE">
        <w:rPr>
          <w:shd w:val="clear" w:color="auto" w:fill="FFFFFF"/>
        </w:rPr>
        <w:t xml:space="preserve"> the sensor technology being used </w:t>
      </w:r>
      <w:r w:rsidR="00A200E5">
        <w:rPr>
          <w:shd w:val="clear" w:color="auto" w:fill="FFFFFF"/>
        </w:rPr>
        <w:t>by researchers.</w:t>
      </w:r>
      <w:r w:rsidR="00CD7179">
        <w:rPr>
          <w:shd w:val="clear" w:color="auto" w:fill="FFFFFF"/>
        </w:rPr>
        <w:t xml:space="preserve"> There are 3 categories of sensors that </w:t>
      </w:r>
      <w:proofErr w:type="gramStart"/>
      <w:r w:rsidR="00AB5F41">
        <w:rPr>
          <w:shd w:val="clear" w:color="auto" w:fill="FFFFFF"/>
        </w:rPr>
        <w:t>were</w:t>
      </w:r>
      <w:proofErr w:type="gramEnd"/>
      <w:r w:rsidR="00AB5F41">
        <w:rPr>
          <w:shd w:val="clear" w:color="auto" w:fill="FFFFFF"/>
        </w:rPr>
        <w:t xml:space="preserve"> </w:t>
      </w:r>
    </w:p>
    <w:p w14:paraId="2EFA0316" w14:textId="77777777" w:rsidR="005E24D9" w:rsidRDefault="005E24D9" w:rsidP="007F5342">
      <w:pPr>
        <w:pStyle w:val="MDPI52figure"/>
        <w:rPr>
          <w:noProof/>
        </w:rPr>
      </w:pPr>
    </w:p>
    <w:p w14:paraId="0DF8BAC3" w14:textId="10EB53C9" w:rsidR="003A7E8F" w:rsidRDefault="005E24D9" w:rsidP="007F5342">
      <w:pPr>
        <w:pStyle w:val="MDPI52figure"/>
        <w:rPr>
          <w:shd w:val="clear" w:color="auto" w:fill="FFFFFF"/>
        </w:rPr>
      </w:pPr>
      <w:r>
        <w:rPr>
          <w:noProof/>
        </w:rPr>
        <w:lastRenderedPageBreak/>
        <w:drawing>
          <wp:inline distT="0" distB="0" distL="0" distR="0" wp14:anchorId="071EC4EC" wp14:editId="16BF8B54">
            <wp:extent cx="4857750" cy="5076825"/>
            <wp:effectExtent l="19050" t="19050" r="0" b="9525"/>
            <wp:docPr id="313672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911" t="-2768" r="-3142" b="-2623"/>
                    <a:stretch/>
                  </pic:blipFill>
                  <pic:spPr bwMode="auto">
                    <a:xfrm>
                      <a:off x="0" y="0"/>
                      <a:ext cx="4884689" cy="51049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D5C5E9" w14:textId="734197BC" w:rsidR="00E74A46" w:rsidRPr="00D37800" w:rsidRDefault="00E74A46" w:rsidP="00D37800">
      <w:pPr>
        <w:pStyle w:val="MDPI51figurecaption"/>
      </w:pPr>
      <w:r w:rsidRPr="001B3E87">
        <w:rPr>
          <w:b/>
          <w:bCs/>
        </w:rPr>
        <w:t xml:space="preserve">Figure </w:t>
      </w:r>
      <w:r>
        <w:rPr>
          <w:b/>
          <w:bCs/>
        </w:rPr>
        <w:t>3</w:t>
      </w:r>
      <w:r>
        <w:t xml:space="preserve">. </w:t>
      </w:r>
      <w:r w:rsidR="00987F69">
        <w:t xml:space="preserve">Taxonomy Graph of sensors used in smart sensing chair </w:t>
      </w:r>
      <w:r w:rsidR="00F458E2">
        <w:t>systems.</w:t>
      </w:r>
    </w:p>
    <w:p w14:paraId="7EBBAF36" w14:textId="3553AB12" w:rsidR="0058745F" w:rsidRDefault="0058745F" w:rsidP="0058745F">
      <w:pPr>
        <w:pStyle w:val="MDPI23heading3"/>
        <w:numPr>
          <w:ilvl w:val="2"/>
          <w:numId w:val="34"/>
        </w:numPr>
      </w:pPr>
      <w:r>
        <w:t>Force Sensing/Sensitive Sensor (FSR)</w:t>
      </w:r>
    </w:p>
    <w:p w14:paraId="013DA342" w14:textId="7CF34EC9"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7B5711">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7B5711" w:rsidRPr="007B5711">
        <w:t>[17]</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7B5711">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7B5711" w:rsidRPr="007B5711">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7B5711">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7B5711" w:rsidRPr="007B5711">
        <w:t>[19]</w:t>
      </w:r>
      <w:r w:rsidRPr="00E52229">
        <w:fldChar w:fldCharType="end"/>
      </w:r>
      <w:r w:rsidRPr="00E52229">
        <w:t xml:space="preserve">. </w:t>
      </w:r>
      <w:r w:rsidR="00B12F80">
        <w:t xml:space="preserve">Listed in </w:t>
      </w:r>
      <w:r w:rsidR="00390333">
        <w:t>Table</w:t>
      </w:r>
      <w:r w:rsidR="00B12F80">
        <w:t xml:space="preserve"> </w:t>
      </w:r>
      <w:r w:rsidR="002F0078">
        <w:t>3</w:t>
      </w:r>
      <w:r w:rsidR="00B12F80">
        <w:t xml:space="preserve">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lastRenderedPageBreak/>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6"/>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7"/>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2ABDD728" w:rsidR="00EA3453" w:rsidRPr="00BC7B4D" w:rsidRDefault="0058745F" w:rsidP="00EA3453">
      <w:pPr>
        <w:pStyle w:val="MDPI51figurecaption"/>
        <w:ind w:left="2968"/>
        <w:rPr>
          <w:color w:val="auto"/>
        </w:rPr>
      </w:pPr>
      <w:r w:rsidRPr="00F63A9B">
        <w:rPr>
          <w:b/>
        </w:rPr>
        <w:t xml:space="preserve">Figure </w:t>
      </w:r>
      <w:r w:rsidR="00CD5673">
        <w:rPr>
          <w:b/>
        </w:rPr>
        <w:t>4</w:t>
      </w:r>
      <w:r w:rsidRPr="00F63A9B">
        <w:rPr>
          <w:b/>
        </w:rPr>
        <w:t xml:space="preserve">.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7B5711">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7B5711" w:rsidRPr="007B5711">
        <w:t>[20]</w:t>
      </w:r>
      <w:r>
        <w:fldChar w:fldCharType="end"/>
      </w:r>
      <w:r w:rsidRPr="00E33455">
        <w:t>; (</w:t>
      </w:r>
      <w:r w:rsidRPr="00E33455">
        <w:rPr>
          <w:b/>
        </w:rPr>
        <w:t>b</w:t>
      </w:r>
      <w:r w:rsidRPr="00E33455">
        <w:t xml:space="preserve">) </w:t>
      </w:r>
      <w:r>
        <w:t xml:space="preserve">Circle </w:t>
      </w:r>
      <w:r w:rsidRPr="00BC7B4D">
        <w:rPr>
          <w:color w:val="auto"/>
        </w:rPr>
        <w:t xml:space="preserve">shaped FSR sensor (FSR03CE) </w:t>
      </w:r>
      <w:r w:rsidRPr="00BC7B4D">
        <w:rPr>
          <w:color w:val="auto"/>
        </w:rPr>
        <w:fldChar w:fldCharType="begin"/>
      </w:r>
      <w:r w:rsidR="007B5711">
        <w:rPr>
          <w:color w:val="auto"/>
        </w:rP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Pr="00BC7B4D">
        <w:rPr>
          <w:color w:val="auto"/>
        </w:rPr>
        <w:fldChar w:fldCharType="separate"/>
      </w:r>
      <w:r w:rsidR="007B5711" w:rsidRPr="007B5711">
        <w:t>[20]</w:t>
      </w:r>
      <w:r w:rsidRPr="00BC7B4D">
        <w:rPr>
          <w:color w:val="auto"/>
        </w:rPr>
        <w:fldChar w:fldCharType="end"/>
      </w:r>
      <w:r w:rsidRPr="00BC7B4D">
        <w:rPr>
          <w:color w:val="auto"/>
        </w:rPr>
        <w:t>.</w:t>
      </w:r>
    </w:p>
    <w:p w14:paraId="33384DF2" w14:textId="09F03A25" w:rsidR="00156BE9" w:rsidRPr="00BC7B4D" w:rsidRDefault="00156BE9" w:rsidP="00156BE9">
      <w:pPr>
        <w:pStyle w:val="MDPI41tablecaption"/>
        <w:rPr>
          <w:color w:val="auto"/>
        </w:rPr>
      </w:pPr>
      <w:r w:rsidRPr="00BC7B4D">
        <w:rPr>
          <w:b/>
          <w:color w:val="auto"/>
        </w:rPr>
        <w:t xml:space="preserve">Table </w:t>
      </w:r>
      <w:r w:rsidR="007636CB" w:rsidRPr="00BC7B4D">
        <w:rPr>
          <w:b/>
          <w:color w:val="auto"/>
        </w:rPr>
        <w:t>3</w:t>
      </w:r>
      <w:r w:rsidRPr="00BC7B4D">
        <w:rPr>
          <w:b/>
          <w:color w:val="auto"/>
        </w:rPr>
        <w:t>.</w:t>
      </w:r>
      <w:r w:rsidRPr="00BC7B4D">
        <w:rPr>
          <w:color w:val="auto"/>
        </w:rPr>
        <w:t xml:space="preserve"> </w:t>
      </w:r>
      <w:r w:rsidR="007C1BE1" w:rsidRPr="00BC7B4D">
        <w:rPr>
          <w:color w:val="auto"/>
        </w:rPr>
        <w:t xml:space="preserve">Technical specifications on </w:t>
      </w:r>
      <w:r w:rsidR="00F82AEC" w:rsidRPr="00BC7B4D">
        <w:rPr>
          <w:color w:val="auto"/>
        </w:rPr>
        <w:t>FSR Sensors</w:t>
      </w:r>
      <w:r w:rsidR="005327CD" w:rsidRPr="00BC7B4D">
        <w:rPr>
          <w:color w:val="auto"/>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BC7B4D" w:rsidRPr="00BC7B4D"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BC7B4D" w:rsidRDefault="00E513D5" w:rsidP="00E513D5">
            <w:pPr>
              <w:pStyle w:val="MDPI42tablebody"/>
              <w:spacing w:line="240" w:lineRule="auto"/>
              <w:rPr>
                <w:b/>
                <w:snapToGrid/>
                <w:color w:val="auto"/>
              </w:rPr>
            </w:pPr>
            <w:r w:rsidRPr="00BC7B4D">
              <w:rPr>
                <w:b/>
                <w:snapToGrid/>
                <w:color w:val="auto"/>
              </w:rPr>
              <w:t>Model</w:t>
            </w:r>
          </w:p>
        </w:tc>
        <w:tc>
          <w:tcPr>
            <w:tcW w:w="1890" w:type="dxa"/>
            <w:tcBorders>
              <w:bottom w:val="single" w:sz="4" w:space="0" w:color="auto"/>
            </w:tcBorders>
            <w:shd w:val="clear" w:color="auto" w:fill="auto"/>
            <w:vAlign w:val="center"/>
          </w:tcPr>
          <w:p w14:paraId="02065429" w14:textId="3570DBE3" w:rsidR="00E513D5" w:rsidRPr="00BC7B4D" w:rsidRDefault="00E513D5" w:rsidP="00E513D5">
            <w:pPr>
              <w:pStyle w:val="MDPI42tablebody"/>
              <w:spacing w:line="240" w:lineRule="auto"/>
              <w:rPr>
                <w:b/>
                <w:snapToGrid/>
                <w:color w:val="auto"/>
              </w:rPr>
            </w:pPr>
            <w:r w:rsidRPr="00BC7B4D">
              <w:rPr>
                <w:b/>
                <w:snapToGrid/>
                <w:color w:val="auto"/>
              </w:rPr>
              <w:t xml:space="preserve">Manufacturer </w:t>
            </w:r>
          </w:p>
        </w:tc>
        <w:tc>
          <w:tcPr>
            <w:tcW w:w="2700" w:type="dxa"/>
            <w:tcBorders>
              <w:bottom w:val="single" w:sz="4" w:space="0" w:color="auto"/>
            </w:tcBorders>
            <w:shd w:val="clear" w:color="auto" w:fill="auto"/>
            <w:vAlign w:val="center"/>
          </w:tcPr>
          <w:p w14:paraId="5CF3C38E" w14:textId="77777777" w:rsidR="00E513D5" w:rsidRPr="00BC7B4D" w:rsidRDefault="00E513D5" w:rsidP="00E513D5">
            <w:pPr>
              <w:pStyle w:val="MDPI42tablebody"/>
              <w:spacing w:line="240" w:lineRule="auto"/>
              <w:rPr>
                <w:b/>
                <w:snapToGrid/>
                <w:color w:val="auto"/>
              </w:rPr>
            </w:pPr>
            <w:r w:rsidRPr="00BC7B4D">
              <w:rPr>
                <w:b/>
                <w:snapToGrid/>
                <w:color w:val="auto"/>
              </w:rPr>
              <w:t xml:space="preserve">Dimensions </w:t>
            </w:r>
          </w:p>
          <w:p w14:paraId="47D74EF5" w14:textId="15F7C2AA" w:rsidR="00E513D5" w:rsidRPr="00BC7B4D" w:rsidRDefault="00E513D5" w:rsidP="00E513D5">
            <w:pPr>
              <w:pStyle w:val="MDPI42tablebody"/>
              <w:spacing w:line="240" w:lineRule="auto"/>
              <w:rPr>
                <w:b/>
                <w:snapToGrid/>
                <w:color w:val="auto"/>
              </w:rPr>
            </w:pPr>
            <w:r w:rsidRPr="00BC7B4D">
              <w:rPr>
                <w:b/>
                <w:snapToGrid/>
                <w:color w:val="auto"/>
              </w:rPr>
              <w:t>(Length x Width, Thickness) (mm)</w:t>
            </w:r>
          </w:p>
        </w:tc>
        <w:tc>
          <w:tcPr>
            <w:tcW w:w="1797" w:type="dxa"/>
            <w:tcBorders>
              <w:bottom w:val="single" w:sz="4" w:space="0" w:color="auto"/>
            </w:tcBorders>
            <w:vAlign w:val="center"/>
          </w:tcPr>
          <w:p w14:paraId="400B5A37" w14:textId="79AB218C" w:rsidR="00E513D5" w:rsidRPr="00BC7B4D" w:rsidRDefault="00906615" w:rsidP="00E513D5">
            <w:pPr>
              <w:pStyle w:val="MDPI42tablebody"/>
              <w:spacing w:line="240" w:lineRule="auto"/>
              <w:rPr>
                <w:b/>
                <w:snapToGrid/>
                <w:color w:val="auto"/>
              </w:rPr>
            </w:pPr>
            <w:r w:rsidRPr="00BC7B4D">
              <w:rPr>
                <w:b/>
                <w:snapToGrid/>
                <w:color w:val="auto"/>
              </w:rPr>
              <w:t>Force Sensitivity Range</w:t>
            </w:r>
            <w:r w:rsidR="00E04260" w:rsidRPr="00BC7B4D">
              <w:rPr>
                <w:b/>
                <w:snapToGrid/>
                <w:color w:val="auto"/>
              </w:rPr>
              <w:t xml:space="preserve"> (Newtons)</w:t>
            </w:r>
          </w:p>
        </w:tc>
        <w:tc>
          <w:tcPr>
            <w:tcW w:w="20" w:type="dxa"/>
            <w:tcBorders>
              <w:bottom w:val="single" w:sz="4" w:space="0" w:color="auto"/>
            </w:tcBorders>
          </w:tcPr>
          <w:p w14:paraId="0C63637B" w14:textId="3EF45FC8" w:rsidR="00E513D5" w:rsidRPr="00BC7B4D" w:rsidRDefault="00E513D5" w:rsidP="00E513D5">
            <w:pPr>
              <w:pStyle w:val="MDPI42tablebody"/>
              <w:spacing w:line="240" w:lineRule="auto"/>
              <w:rPr>
                <w:b/>
                <w:snapToGrid/>
                <w:color w:val="auto"/>
              </w:rPr>
            </w:pPr>
          </w:p>
        </w:tc>
      </w:tr>
      <w:tr w:rsidR="00BC7B4D" w:rsidRPr="00BC7B4D" w14:paraId="4427A2F3" w14:textId="5BEC15DC" w:rsidTr="00B57CD0">
        <w:trPr>
          <w:trHeight w:val="251"/>
        </w:trPr>
        <w:tc>
          <w:tcPr>
            <w:tcW w:w="1442" w:type="dxa"/>
            <w:shd w:val="clear" w:color="auto" w:fill="auto"/>
            <w:vAlign w:val="center"/>
          </w:tcPr>
          <w:p w14:paraId="67C34309" w14:textId="34BFB5AF" w:rsidR="00E513D5" w:rsidRPr="00BC7B4D" w:rsidRDefault="00E513D5" w:rsidP="00E513D5">
            <w:pPr>
              <w:pStyle w:val="MDPI42tablebody"/>
              <w:spacing w:line="240" w:lineRule="auto"/>
              <w:rPr>
                <w:color w:val="auto"/>
              </w:rPr>
            </w:pPr>
            <w:r w:rsidRPr="00BC7B4D">
              <w:rPr>
                <w:color w:val="auto"/>
              </w:rPr>
              <w:t>FSR 402</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{"citationID":"PxcFKsZ6","properties":{"formattedCitation":"[21]","plainCitation":"[21]","noteIndex":0},"citationItems":[{"id":299,"uris":["http://zotero.org/users/11398818/items/C6DUHLS3"],"itemData":{"id":299,"type":"document","title":"FSR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BC7B4D">
              <w:rPr>
                <w:color w:val="auto"/>
              </w:rPr>
              <w:fldChar w:fldCharType="separate"/>
            </w:r>
            <w:r w:rsidR="007B5711" w:rsidRPr="007B5711">
              <w:t>[21]</w:t>
            </w:r>
            <w:r w:rsidR="00665387" w:rsidRPr="00BC7B4D">
              <w:rPr>
                <w:color w:val="auto"/>
              </w:rPr>
              <w:fldChar w:fldCharType="end"/>
            </w:r>
          </w:p>
        </w:tc>
        <w:tc>
          <w:tcPr>
            <w:tcW w:w="1890" w:type="dxa"/>
            <w:shd w:val="clear" w:color="auto" w:fill="auto"/>
            <w:vAlign w:val="center"/>
          </w:tcPr>
          <w:p w14:paraId="48EFA575" w14:textId="128602D3" w:rsidR="00E513D5" w:rsidRPr="00BC7B4D" w:rsidRDefault="00E513D5" w:rsidP="00E513D5">
            <w:pPr>
              <w:pStyle w:val="MDPI42tablebody"/>
              <w:spacing w:line="240" w:lineRule="auto"/>
              <w:rPr>
                <w:color w:val="auto"/>
              </w:rPr>
            </w:pPr>
            <w:r w:rsidRPr="00BC7B4D">
              <w:rPr>
                <w:color w:val="auto"/>
              </w:rPr>
              <w:t>Interlink Electronics</w:t>
            </w:r>
          </w:p>
        </w:tc>
        <w:tc>
          <w:tcPr>
            <w:tcW w:w="2700" w:type="dxa"/>
            <w:shd w:val="clear" w:color="auto" w:fill="auto"/>
            <w:vAlign w:val="center"/>
          </w:tcPr>
          <w:p w14:paraId="2CAB56A4" w14:textId="2E6CFE2F" w:rsidR="00E513D5" w:rsidRPr="00BC7B4D" w:rsidRDefault="00E513D5" w:rsidP="00E513D5">
            <w:pPr>
              <w:pStyle w:val="MDPI42tablebody"/>
              <w:spacing w:line="240" w:lineRule="auto"/>
              <w:rPr>
                <w:color w:val="auto"/>
              </w:rPr>
            </w:pPr>
            <w:r w:rsidRPr="00BC7B4D">
              <w:rPr>
                <w:color w:val="auto"/>
              </w:rPr>
              <w:t>14.68 x 14.68 x 0.46</w:t>
            </w:r>
          </w:p>
        </w:tc>
        <w:tc>
          <w:tcPr>
            <w:tcW w:w="1797" w:type="dxa"/>
            <w:vAlign w:val="center"/>
          </w:tcPr>
          <w:p w14:paraId="64EE7FB3" w14:textId="7DAA1495" w:rsidR="00E513D5" w:rsidRPr="00BC7B4D" w:rsidRDefault="00906615" w:rsidP="00E513D5">
            <w:pPr>
              <w:pStyle w:val="MDPI42tablebody"/>
              <w:spacing w:line="240" w:lineRule="auto"/>
              <w:rPr>
                <w:color w:val="auto"/>
              </w:rPr>
            </w:pPr>
            <w:r w:rsidRPr="00BC7B4D">
              <w:rPr>
                <w:color w:val="auto"/>
              </w:rPr>
              <w:t>0.1 - 1</w:t>
            </w:r>
            <w:r w:rsidR="00FC0971" w:rsidRPr="00BC7B4D">
              <w:rPr>
                <w:color w:val="auto"/>
              </w:rPr>
              <w:t>00</w:t>
            </w:r>
            <w:r w:rsidR="00E06F52" w:rsidRPr="00BC7B4D">
              <w:rPr>
                <w:color w:val="auto"/>
                <w:vertAlign w:val="superscript"/>
              </w:rPr>
              <w:t xml:space="preserve"> </w:t>
            </w:r>
            <w:r w:rsidR="00E06F52" w:rsidRPr="00BC7B4D">
              <w:rPr>
                <w:color w:val="auto"/>
              </w:rPr>
              <w:t>N</w:t>
            </w:r>
          </w:p>
        </w:tc>
        <w:tc>
          <w:tcPr>
            <w:tcW w:w="20" w:type="dxa"/>
          </w:tcPr>
          <w:p w14:paraId="0B0F9143" w14:textId="0E90D2AA" w:rsidR="00E513D5" w:rsidRPr="00BC7B4D" w:rsidRDefault="00E513D5" w:rsidP="00E513D5">
            <w:pPr>
              <w:pStyle w:val="MDPI42tablebody"/>
              <w:spacing w:line="240" w:lineRule="auto"/>
              <w:rPr>
                <w:color w:val="auto"/>
              </w:rPr>
            </w:pPr>
          </w:p>
        </w:tc>
      </w:tr>
      <w:tr w:rsidR="00BC7B4D" w:rsidRPr="00BC7B4D" w14:paraId="78903D6E" w14:textId="6F445FE0" w:rsidTr="00B57CD0">
        <w:trPr>
          <w:trHeight w:val="267"/>
        </w:trPr>
        <w:tc>
          <w:tcPr>
            <w:tcW w:w="1442" w:type="dxa"/>
            <w:shd w:val="clear" w:color="auto" w:fill="auto"/>
            <w:vAlign w:val="center"/>
          </w:tcPr>
          <w:p w14:paraId="3FA32828" w14:textId="38A6CACF" w:rsidR="00E513D5" w:rsidRPr="00BC7B4D" w:rsidRDefault="00E513D5" w:rsidP="00E513D5">
            <w:pPr>
              <w:pStyle w:val="MDPI42tablebody"/>
              <w:spacing w:line="240" w:lineRule="auto"/>
              <w:rPr>
                <w:color w:val="auto"/>
              </w:rPr>
            </w:pPr>
            <w:r w:rsidRPr="00BC7B4D">
              <w:rPr>
                <w:color w:val="auto"/>
              </w:rPr>
              <w:t>FSR 406</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{"citationID":"z47tbJsK","properties":{"formattedCitation":"[22]","plainCitation":"[22]","noteIndex":0},"citationItems":[{"id":300,"uris":["http://zotero.org/users/11398818/items/7YLRWDPN"],"itemData":{"id":300,"type":"document","title":"FSR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BC7B4D">
              <w:rPr>
                <w:color w:val="auto"/>
              </w:rPr>
              <w:fldChar w:fldCharType="separate"/>
            </w:r>
            <w:r w:rsidR="007B5711" w:rsidRPr="007B5711">
              <w:t>[22]</w:t>
            </w:r>
            <w:r w:rsidR="00665387" w:rsidRPr="00BC7B4D">
              <w:rPr>
                <w:color w:val="auto"/>
              </w:rPr>
              <w:fldChar w:fldCharType="end"/>
            </w:r>
          </w:p>
        </w:tc>
        <w:tc>
          <w:tcPr>
            <w:tcW w:w="1890" w:type="dxa"/>
            <w:shd w:val="clear" w:color="auto" w:fill="auto"/>
            <w:vAlign w:val="center"/>
          </w:tcPr>
          <w:p w14:paraId="7148653D" w14:textId="1BD51D72" w:rsidR="00E513D5" w:rsidRPr="00BC7B4D" w:rsidRDefault="00E513D5" w:rsidP="00E513D5">
            <w:pPr>
              <w:pStyle w:val="MDPI42tablebody"/>
              <w:rPr>
                <w:color w:val="auto"/>
              </w:rPr>
            </w:pPr>
            <w:r w:rsidRPr="00BC7B4D">
              <w:rPr>
                <w:color w:val="auto"/>
              </w:rPr>
              <w:t>Interlink Electronics</w:t>
            </w:r>
          </w:p>
        </w:tc>
        <w:tc>
          <w:tcPr>
            <w:tcW w:w="2700" w:type="dxa"/>
            <w:shd w:val="clear" w:color="auto" w:fill="auto"/>
            <w:vAlign w:val="center"/>
          </w:tcPr>
          <w:p w14:paraId="0160C5C8" w14:textId="790759F2" w:rsidR="00E513D5" w:rsidRPr="00BC7B4D" w:rsidRDefault="00E513D5" w:rsidP="00E513D5">
            <w:pPr>
              <w:pStyle w:val="MDPI42tablebody"/>
              <w:spacing w:line="240" w:lineRule="auto"/>
              <w:rPr>
                <w:color w:val="auto"/>
              </w:rPr>
            </w:pPr>
            <w:r w:rsidRPr="00BC7B4D">
              <w:rPr>
                <w:color w:val="auto"/>
              </w:rPr>
              <w:t>39.6 x 39.6 x 0.46</w:t>
            </w:r>
          </w:p>
        </w:tc>
        <w:tc>
          <w:tcPr>
            <w:tcW w:w="1797" w:type="dxa"/>
            <w:vAlign w:val="center"/>
          </w:tcPr>
          <w:p w14:paraId="71F034A0" w14:textId="1C3B5648" w:rsidR="00E513D5" w:rsidRPr="00BC7B4D" w:rsidRDefault="00EF6011" w:rsidP="00E513D5">
            <w:pPr>
              <w:pStyle w:val="MDPI42tablebody"/>
              <w:spacing w:line="240" w:lineRule="auto"/>
              <w:rPr>
                <w:color w:val="auto"/>
              </w:rPr>
            </w:pPr>
            <w:r w:rsidRPr="00BC7B4D">
              <w:rPr>
                <w:color w:val="auto"/>
              </w:rPr>
              <w:t xml:space="preserve">0.1 </w:t>
            </w:r>
            <w:r w:rsidR="00FC0971" w:rsidRPr="00BC7B4D">
              <w:rPr>
                <w:color w:val="auto"/>
              </w:rPr>
              <w:t>–</w:t>
            </w:r>
            <w:r w:rsidRPr="00BC7B4D">
              <w:rPr>
                <w:color w:val="auto"/>
              </w:rPr>
              <w:t xml:space="preserve"> 1</w:t>
            </w:r>
            <w:r w:rsidR="00FC0971" w:rsidRPr="00BC7B4D">
              <w:rPr>
                <w:color w:val="auto"/>
              </w:rPr>
              <w:t>00</w:t>
            </w:r>
            <w:r w:rsidRPr="00BC7B4D">
              <w:rPr>
                <w:color w:val="auto"/>
                <w:vertAlign w:val="superscript"/>
              </w:rPr>
              <w:t xml:space="preserve"> </w:t>
            </w:r>
            <w:r w:rsidRPr="00BC7B4D">
              <w:rPr>
                <w:color w:val="auto"/>
              </w:rPr>
              <w:t>N</w:t>
            </w:r>
          </w:p>
        </w:tc>
        <w:tc>
          <w:tcPr>
            <w:tcW w:w="20" w:type="dxa"/>
          </w:tcPr>
          <w:p w14:paraId="2D1EF87B" w14:textId="2CA5DBDB" w:rsidR="00E513D5" w:rsidRPr="00BC7B4D" w:rsidRDefault="00E513D5" w:rsidP="00E513D5">
            <w:pPr>
              <w:pStyle w:val="MDPI42tablebody"/>
              <w:spacing w:line="240" w:lineRule="auto"/>
              <w:rPr>
                <w:color w:val="auto"/>
              </w:rPr>
            </w:pPr>
          </w:p>
        </w:tc>
      </w:tr>
      <w:tr w:rsidR="00A546EF" w:rsidRPr="00BC7B4D" w14:paraId="20A8F3B7" w14:textId="77777777" w:rsidTr="00B57CD0">
        <w:trPr>
          <w:trHeight w:val="267"/>
        </w:trPr>
        <w:tc>
          <w:tcPr>
            <w:tcW w:w="1442" w:type="dxa"/>
            <w:shd w:val="clear" w:color="auto" w:fill="auto"/>
            <w:vAlign w:val="center"/>
          </w:tcPr>
          <w:p w14:paraId="148C3EAE" w14:textId="27E05DDA" w:rsidR="00A546EF" w:rsidRPr="00BC7B4D" w:rsidRDefault="00A546EF" w:rsidP="00E513D5">
            <w:pPr>
              <w:pStyle w:val="MDPI42tablebody"/>
              <w:spacing w:line="240" w:lineRule="auto"/>
              <w:rPr>
                <w:color w:val="auto"/>
              </w:rPr>
            </w:pPr>
            <w:r w:rsidRPr="00BC7B4D">
              <w:rPr>
                <w:color w:val="auto"/>
              </w:rPr>
              <w:t>FSR01CE</w:t>
            </w:r>
            <w:r w:rsidR="00B57CD0" w:rsidRPr="00BC7B4D">
              <w:rPr>
                <w:color w:val="auto"/>
              </w:rPr>
              <w:t xml:space="preserve"> </w:t>
            </w:r>
            <w:r w:rsidR="00B57CD0" w:rsidRPr="00BC7B4D">
              <w:rPr>
                <w:color w:val="auto"/>
              </w:rPr>
              <w:fldChar w:fldCharType="begin"/>
            </w:r>
            <w:r w:rsidR="007B5711">
              <w:rPr>
                <w:color w:val="auto"/>
              </w:rPr>
              <w:instrText xml:space="preserve"> ADDIN ZOTERO_ITEM CSL_CITATION {"citationID":"9XtN6rve","properties":{"formattedCitation":"[20]","plainCitation":"[20]","noteIndex":0},"citationItems":[{"id":296,"uris":["http://zotero.org/users/11398818/items/7NMJRHN2"],"itemData":{"id":296,"type":"document","title":"Ohmite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BC7B4D">
              <w:rPr>
                <w:color w:val="auto"/>
              </w:rPr>
              <w:fldChar w:fldCharType="separate"/>
            </w:r>
            <w:r w:rsidR="007B5711" w:rsidRPr="007B5711">
              <w:t>[20]</w:t>
            </w:r>
            <w:r w:rsidR="00B57CD0" w:rsidRPr="00BC7B4D">
              <w:rPr>
                <w:color w:val="auto"/>
              </w:rPr>
              <w:fldChar w:fldCharType="end"/>
            </w:r>
          </w:p>
        </w:tc>
        <w:tc>
          <w:tcPr>
            <w:tcW w:w="1890" w:type="dxa"/>
            <w:shd w:val="clear" w:color="auto" w:fill="auto"/>
            <w:vAlign w:val="center"/>
          </w:tcPr>
          <w:p w14:paraId="634D5514" w14:textId="7D112157" w:rsidR="00A546EF" w:rsidRPr="00BC7B4D" w:rsidRDefault="00A546EF" w:rsidP="00E513D5">
            <w:pPr>
              <w:pStyle w:val="MDPI42tablebody"/>
              <w:rPr>
                <w:color w:val="auto"/>
              </w:rPr>
            </w:pPr>
            <w:proofErr w:type="spellStart"/>
            <w:r w:rsidRPr="00BC7B4D">
              <w:rPr>
                <w:color w:val="auto"/>
              </w:rPr>
              <w:t>Ohmite</w:t>
            </w:r>
            <w:proofErr w:type="spellEnd"/>
          </w:p>
        </w:tc>
        <w:tc>
          <w:tcPr>
            <w:tcW w:w="2700" w:type="dxa"/>
            <w:shd w:val="clear" w:color="auto" w:fill="auto"/>
            <w:vAlign w:val="center"/>
          </w:tcPr>
          <w:p w14:paraId="28C5BF20" w14:textId="6C6E9391" w:rsidR="00A546EF" w:rsidRPr="00BC7B4D" w:rsidRDefault="00CF63E7" w:rsidP="00E513D5">
            <w:pPr>
              <w:pStyle w:val="MDPI42tablebody"/>
              <w:spacing w:line="240" w:lineRule="auto"/>
              <w:rPr>
                <w:color w:val="auto"/>
              </w:rPr>
            </w:pPr>
            <w:r w:rsidRPr="00BC7B4D">
              <w:rPr>
                <w:color w:val="auto"/>
              </w:rPr>
              <w:t>39.70 x 39.70 x 0.375</w:t>
            </w:r>
          </w:p>
        </w:tc>
        <w:tc>
          <w:tcPr>
            <w:tcW w:w="1797" w:type="dxa"/>
            <w:vAlign w:val="center"/>
          </w:tcPr>
          <w:p w14:paraId="454206D1" w14:textId="5ADD5BD5" w:rsidR="00A546EF" w:rsidRPr="00BC7B4D" w:rsidRDefault="004969D7" w:rsidP="00E513D5">
            <w:pPr>
              <w:pStyle w:val="MDPI42tablebody"/>
              <w:spacing w:line="240" w:lineRule="auto"/>
              <w:rPr>
                <w:color w:val="auto"/>
              </w:rPr>
            </w:pPr>
            <w:r w:rsidRPr="00BC7B4D">
              <w:rPr>
                <w:color w:val="auto"/>
              </w:rPr>
              <w:t>Up till 49</w:t>
            </w:r>
            <w:r w:rsidR="00FC0971" w:rsidRPr="00BC7B4D">
              <w:rPr>
                <w:color w:val="auto"/>
              </w:rPr>
              <w:t xml:space="preserve"> N</w:t>
            </w:r>
          </w:p>
        </w:tc>
        <w:tc>
          <w:tcPr>
            <w:tcW w:w="20" w:type="dxa"/>
          </w:tcPr>
          <w:p w14:paraId="110C51C0" w14:textId="77777777" w:rsidR="00A546EF" w:rsidRPr="00BC7B4D" w:rsidRDefault="00A546EF" w:rsidP="00E513D5">
            <w:pPr>
              <w:pStyle w:val="MDPI42tablebody"/>
              <w:spacing w:line="240" w:lineRule="auto"/>
              <w:rPr>
                <w:color w:val="auto"/>
              </w:rPr>
            </w:pPr>
          </w:p>
        </w:tc>
      </w:tr>
    </w:tbl>
    <w:p w14:paraId="0704FE03" w14:textId="77777777" w:rsidR="00156BE9" w:rsidRPr="00BC7B4D" w:rsidRDefault="00156BE9" w:rsidP="006C344A">
      <w:pPr>
        <w:pStyle w:val="MDPI31text"/>
        <w:ind w:left="2040"/>
        <w:rPr>
          <w:color w:val="auto"/>
        </w:rPr>
      </w:pPr>
    </w:p>
    <w:p w14:paraId="68530456" w14:textId="49B7C142" w:rsidR="00E52229" w:rsidRDefault="00E52229" w:rsidP="00EA3453">
      <w:pPr>
        <w:pStyle w:val="MDPI23heading3"/>
        <w:numPr>
          <w:ilvl w:val="2"/>
          <w:numId w:val="34"/>
        </w:numPr>
      </w:pPr>
      <w:r>
        <w:t>Textile Pressure Sensor</w:t>
      </w:r>
    </w:p>
    <w:p w14:paraId="3DF0420C" w14:textId="5A2BB372"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CD5673">
        <w:t>5</w:t>
      </w:r>
      <w:r w:rsidR="00D36F83">
        <w:t>a</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9"/>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039EE503" w:rsidR="00E52229" w:rsidRDefault="00E52229" w:rsidP="00E52229">
      <w:pPr>
        <w:pStyle w:val="MDPI51figurecaption"/>
        <w:ind w:left="2968"/>
      </w:pPr>
      <w:r w:rsidRPr="00740594">
        <w:rPr>
          <w:b/>
          <w:bCs/>
        </w:rPr>
        <w:t xml:space="preserve">Figure </w:t>
      </w:r>
      <w:r w:rsidR="00CD5673">
        <w:rPr>
          <w:b/>
          <w:bCs/>
        </w:rPr>
        <w:t>5</w:t>
      </w:r>
      <w:r>
        <w:t xml:space="preserve">. Textile Pressure Sensor (a) Textile Pressure Sensor composition </w:t>
      </w:r>
      <w:r w:rsidR="008409CE">
        <w:fldChar w:fldCharType="begin"/>
      </w:r>
      <w:r w:rsidR="007B5711">
        <w:instrText xml:space="preserve"> ADDIN ZOTERO_ITEM CSL_CITATION {"citationID":"XVIR1Aoj","properties":{"formattedCitation":"[23]","plainCitation":"[23]","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fldChar w:fldCharType="separate"/>
      </w:r>
      <w:r w:rsidR="007B5711" w:rsidRPr="007B5711">
        <w:t>[23]</w:t>
      </w:r>
      <w:r w:rsidR="008409CE">
        <w:fldChar w:fldCharType="end"/>
      </w:r>
      <w:r>
        <w:t xml:space="preserve">; (b) </w:t>
      </w:r>
      <w:proofErr w:type="spellStart"/>
      <w:r>
        <w:t>PreCaTex</w:t>
      </w:r>
      <w:proofErr w:type="spellEnd"/>
      <w:r>
        <w:t xml:space="preserve"> sensor </w:t>
      </w:r>
      <w:r w:rsidR="008409CE">
        <w:fldChar w:fldCharType="begin"/>
      </w:r>
      <w:r w:rsidR="007B5711">
        <w:instrText xml:space="preserve"> ADDIN ZOTERO_ITEM CSL_CITATION {"citationID":"YOCu0rkU","properties":{"formattedCitation":"[24]","plainCitation":"[24]","noteIndex":0},"citationItems":[{"id":153,"uris":["http://zotero.org/users/11398818/items/NETFL3DX"],"itemData":{"id":153,"type":"article-journal","abstract":"In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fldChar w:fldCharType="separate"/>
      </w:r>
      <w:r w:rsidR="007B5711" w:rsidRPr="007B5711">
        <w:t>[24]</w:t>
      </w:r>
      <w:r w:rsidR="008409CE">
        <w:fldChar w:fldCharType="end"/>
      </w:r>
      <w:r>
        <w:t>.</w:t>
      </w:r>
    </w:p>
    <w:p w14:paraId="776001F8" w14:textId="0B25E7D4" w:rsidR="00EA3453" w:rsidRDefault="00E52229" w:rsidP="00EA3453">
      <w:pPr>
        <w:pStyle w:val="MDPI31text"/>
      </w:pPr>
      <w:r>
        <w:t xml:space="preserve">A few research studies were found to have used textile sensors to classify sitting postures. One of which was Kim et al </w:t>
      </w:r>
      <w:r w:rsidR="009169CA">
        <w:fldChar w:fldCharType="begin"/>
      </w:r>
      <w:r w:rsidR="007B5711">
        <w:instrText xml:space="preserve"> ADDIN ZOTERO_ITEM CSL_CITATION {"citationID":"kkraCpEO","properties":{"formattedCitation":"[25]","plainCitation":"[25]","noteIndex":0},"citationItems":[{"id":161,"uris":["http://zotero.org/users/11398818/items/JP76KCNB"],"itemData":{"id":161,"type":"article-journal","container-title":"Sensors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fldChar w:fldCharType="separate"/>
      </w:r>
      <w:r w:rsidR="007B5711" w:rsidRPr="007B5711">
        <w:t>[25]</w:t>
      </w:r>
      <w:r w:rsidR="009169CA">
        <w:fldChar w:fldCharType="end"/>
      </w:r>
      <w:r w:rsidR="009169CA">
        <w:t xml:space="preserve"> </w:t>
      </w:r>
      <w:r>
        <w:t xml:space="preserve">who developed a washable textile pressure sensor and incorporated it into their chair system to classify 7 sitting postures using a </w:t>
      </w:r>
      <w:r>
        <w:lastRenderedPageBreak/>
        <w:t>decision algorithm. Another study proposed a “</w:t>
      </w:r>
      <w:proofErr w:type="spellStart"/>
      <w:r>
        <w:t>eCushion</w:t>
      </w:r>
      <w:proofErr w:type="spellEnd"/>
      <w:r>
        <w:t xml:space="preserve">” device which is made up of a textile pressure array sensor that can detect 7 different sitting postures at 85.9% accuracy </w:t>
      </w:r>
      <w:r w:rsidR="00AD5AAF">
        <w:fldChar w:fldCharType="begin"/>
      </w:r>
      <w:r w:rsidR="007B5711">
        <w:instrText xml:space="preserve"> ADDIN ZOTERO_ITEM CSL_CITATION {"citationID":"ebD9Hc9X","properties":{"formattedCitation":"[26]","plainCitation":"[26]","noteIndex":0},"citationItems":[{"id":232,"uris":["http://zotero.org/users/11398818/items/ZMS5CAZB"],"itemData":{"id":232,"type":"article-journal","container-title":"IEEE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fldChar w:fldCharType="separate"/>
      </w:r>
      <w:r w:rsidR="007B5711" w:rsidRPr="007B5711">
        <w:t>[26]</w:t>
      </w:r>
      <w:r w:rsidR="00AD5AAF">
        <w:fldChar w:fldCharType="end"/>
      </w:r>
      <w:r>
        <w:t xml:space="preserve">. Additionally, Martínez-Estrada et al </w:t>
      </w:r>
      <w:r w:rsidR="00AD5AAF">
        <w:fldChar w:fldCharType="begin"/>
      </w:r>
      <w:r w:rsidR="007B5711">
        <w:instrText xml:space="preserve"> ADDIN ZOTERO_ITEM CSL_CITATION {"citationID":"SwJWfZ7b","properties":{"formattedCitation":"[24]","plainCitation":"[24]","noteIndex":0},"citationItems":[{"id":153,"uris":["http://zotero.org/users/11398818/items/NETFL3DX"],"itemData":{"id":153,"type":"article-journal","abstract":"In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fldChar w:fldCharType="separate"/>
      </w:r>
      <w:r w:rsidR="007B5711" w:rsidRPr="007B5711">
        <w:t>[24]</w:t>
      </w:r>
      <w:r w:rsidR="00AD5AAF">
        <w:fldChar w:fldCharType="end"/>
      </w:r>
      <w:r>
        <w:t xml:space="preserve">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2AF50B5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t xml:space="preserve"> </w:t>
      </w:r>
      <w:r w:rsidR="00F74CA4">
        <w:fldChar w:fldCharType="begin"/>
      </w:r>
      <w:r w:rsidR="007B5711">
        <w:instrText xml:space="preserve"> ADDIN ZOTERO_ITEM CSL_CITATION {"citationID":"mxsxeitF","properties":{"formattedCitation":"[27]","plainCitation":"[27]","noteIndex":0},"citationItems":[{"id":302,"uris":["http://zotero.org/users/11398818/items/QLAMBXLT"],"itemData":{"id":302,"type":"article-journal","container-title":"Journal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fldChar w:fldCharType="separate"/>
      </w:r>
      <w:r w:rsidR="007B5711" w:rsidRPr="007B5711">
        <w:t>[27]</w:t>
      </w:r>
      <w:r w:rsidR="00F74CA4">
        <w:fldChar w:fldCharType="end"/>
      </w:r>
      <w:r>
        <w:t>.</w:t>
      </w:r>
      <w:r w:rsidR="00F74CA4">
        <w:t xml:space="preserve"> Some of the commercially available </w:t>
      </w:r>
      <w:r w:rsidR="00310F53">
        <w:t>load cell sensors can be found in Table 4 below.</w:t>
      </w:r>
    </w:p>
    <w:p w14:paraId="0DAAB873" w14:textId="11B21BC8" w:rsidR="0034017D" w:rsidRPr="00BC7B4D" w:rsidRDefault="0034017D" w:rsidP="0034017D">
      <w:pPr>
        <w:pStyle w:val="MDPI41tablecaption"/>
        <w:rPr>
          <w:color w:val="auto"/>
        </w:rPr>
      </w:pPr>
      <w:r w:rsidRPr="00BC7B4D">
        <w:rPr>
          <w:b/>
          <w:color w:val="auto"/>
        </w:rPr>
        <w:t xml:space="preserve">Table </w:t>
      </w:r>
      <w:r w:rsidR="00383DE8" w:rsidRPr="00BC7B4D">
        <w:rPr>
          <w:b/>
          <w:color w:val="auto"/>
        </w:rPr>
        <w:t>4</w:t>
      </w:r>
      <w:r w:rsidRPr="00BC7B4D">
        <w:rPr>
          <w:b/>
          <w:color w:val="auto"/>
        </w:rPr>
        <w:t>.</w:t>
      </w:r>
      <w:r w:rsidRPr="00BC7B4D">
        <w:rPr>
          <w:color w:val="auto"/>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BC7B4D" w:rsidRPr="00BC7B4D"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BC7B4D" w:rsidRDefault="0034017D" w:rsidP="00697308">
            <w:pPr>
              <w:pStyle w:val="MDPI42tablebody"/>
              <w:spacing w:line="240" w:lineRule="auto"/>
              <w:rPr>
                <w:b/>
                <w:snapToGrid/>
                <w:color w:val="auto"/>
              </w:rPr>
            </w:pPr>
            <w:r w:rsidRPr="00BC7B4D">
              <w:rPr>
                <w:b/>
                <w:snapToGrid/>
                <w:color w:val="auto"/>
              </w:rPr>
              <w:t>Model</w:t>
            </w:r>
          </w:p>
        </w:tc>
        <w:tc>
          <w:tcPr>
            <w:tcW w:w="2340" w:type="dxa"/>
            <w:tcBorders>
              <w:bottom w:val="single" w:sz="4" w:space="0" w:color="auto"/>
            </w:tcBorders>
            <w:shd w:val="clear" w:color="auto" w:fill="auto"/>
            <w:vAlign w:val="center"/>
          </w:tcPr>
          <w:p w14:paraId="7421D0F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Manufacturer </w:t>
            </w:r>
          </w:p>
        </w:tc>
        <w:tc>
          <w:tcPr>
            <w:tcW w:w="2790" w:type="dxa"/>
            <w:tcBorders>
              <w:bottom w:val="single" w:sz="4" w:space="0" w:color="auto"/>
            </w:tcBorders>
            <w:shd w:val="clear" w:color="auto" w:fill="auto"/>
            <w:vAlign w:val="center"/>
          </w:tcPr>
          <w:p w14:paraId="505AC40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Dimensions </w:t>
            </w:r>
          </w:p>
          <w:p w14:paraId="451F768B" w14:textId="1A7B1180" w:rsidR="0034017D" w:rsidRPr="00BC7B4D" w:rsidRDefault="0034017D" w:rsidP="00697308">
            <w:pPr>
              <w:pStyle w:val="MDPI42tablebody"/>
              <w:spacing w:line="240" w:lineRule="auto"/>
              <w:rPr>
                <w:b/>
                <w:snapToGrid/>
                <w:color w:val="auto"/>
              </w:rPr>
            </w:pPr>
            <w:r w:rsidRPr="00BC7B4D">
              <w:rPr>
                <w:b/>
                <w:snapToGrid/>
                <w:color w:val="auto"/>
              </w:rPr>
              <w:t>(Length x Width) (mm)</w:t>
            </w:r>
          </w:p>
        </w:tc>
        <w:tc>
          <w:tcPr>
            <w:tcW w:w="1257" w:type="dxa"/>
            <w:tcBorders>
              <w:bottom w:val="single" w:sz="4" w:space="0" w:color="auto"/>
            </w:tcBorders>
            <w:vAlign w:val="center"/>
          </w:tcPr>
          <w:p w14:paraId="63139433" w14:textId="3A0C3142" w:rsidR="0034017D" w:rsidRPr="00BC7B4D" w:rsidRDefault="00A32B90" w:rsidP="00A32B90">
            <w:pPr>
              <w:pStyle w:val="MDPI42tablebody"/>
              <w:spacing w:line="240" w:lineRule="auto"/>
              <w:rPr>
                <w:b/>
                <w:snapToGrid/>
                <w:color w:val="auto"/>
              </w:rPr>
            </w:pPr>
            <w:r w:rsidRPr="00BC7B4D">
              <w:rPr>
                <w:b/>
                <w:snapToGrid/>
                <w:color w:val="auto"/>
              </w:rPr>
              <w:t>Capacity</w:t>
            </w:r>
            <w:r w:rsidR="0034017D" w:rsidRPr="00BC7B4D">
              <w:rPr>
                <w:b/>
                <w:snapToGrid/>
                <w:color w:val="auto"/>
              </w:rPr>
              <w:t xml:space="preserve"> </w:t>
            </w:r>
            <w:r w:rsidRPr="00BC7B4D">
              <w:rPr>
                <w:b/>
                <w:snapToGrid/>
                <w:color w:val="auto"/>
              </w:rPr>
              <w:t>(kg</w:t>
            </w:r>
            <w:r w:rsidR="0034017D" w:rsidRPr="00BC7B4D">
              <w:rPr>
                <w:b/>
                <w:snapToGrid/>
                <w:color w:val="auto"/>
              </w:rPr>
              <w:t>)</w:t>
            </w:r>
          </w:p>
        </w:tc>
        <w:tc>
          <w:tcPr>
            <w:tcW w:w="20" w:type="dxa"/>
            <w:tcBorders>
              <w:bottom w:val="single" w:sz="4" w:space="0" w:color="auto"/>
            </w:tcBorders>
          </w:tcPr>
          <w:p w14:paraId="01296357" w14:textId="77777777" w:rsidR="0034017D" w:rsidRPr="00BC7B4D" w:rsidRDefault="0034017D" w:rsidP="00697308">
            <w:pPr>
              <w:pStyle w:val="MDPI42tablebody"/>
              <w:spacing w:line="240" w:lineRule="auto"/>
              <w:rPr>
                <w:b/>
                <w:snapToGrid/>
                <w:color w:val="auto"/>
              </w:rPr>
            </w:pPr>
          </w:p>
        </w:tc>
      </w:tr>
      <w:tr w:rsidR="00BC7B4D" w:rsidRPr="00BC7B4D" w14:paraId="1E532F5F" w14:textId="77777777" w:rsidTr="002D3B39">
        <w:trPr>
          <w:trHeight w:val="251"/>
        </w:trPr>
        <w:tc>
          <w:tcPr>
            <w:tcW w:w="1442" w:type="dxa"/>
            <w:shd w:val="clear" w:color="auto" w:fill="auto"/>
            <w:vAlign w:val="center"/>
          </w:tcPr>
          <w:p w14:paraId="18610E93" w14:textId="7AADA420" w:rsidR="0034017D" w:rsidRPr="00BC7B4D" w:rsidRDefault="0034017D" w:rsidP="00697308">
            <w:pPr>
              <w:pStyle w:val="MDPI42tablebody"/>
              <w:spacing w:line="240" w:lineRule="auto"/>
              <w:rPr>
                <w:color w:val="auto"/>
              </w:rPr>
            </w:pPr>
            <w:r w:rsidRPr="00BC7B4D">
              <w:rPr>
                <w:color w:val="auto"/>
              </w:rPr>
              <w:t xml:space="preserve">SEN-10245 </w:t>
            </w:r>
            <w:r w:rsidRPr="00BC7B4D">
              <w:rPr>
                <w:color w:val="auto"/>
              </w:rPr>
              <w:fldChar w:fldCharType="begin"/>
            </w:r>
            <w:r w:rsidR="007B5711">
              <w:rPr>
                <w:color w:val="auto"/>
              </w:rPr>
              <w:instrText xml:space="preserve"> ADDIN ZOTERO_ITEM CSL_CITATION {"citationID":"YOLQGZ48","properties":{"formattedCitation":"[21]","plainCitation":"[21]","noteIndex":0},"citationItems":[{"id":299,"uris":["http://zotero.org/users/11398818/items/C6DUHLS3"],"itemData":{"id":299,"type":"document","title":"FSR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BC7B4D">
              <w:rPr>
                <w:color w:val="auto"/>
              </w:rPr>
              <w:fldChar w:fldCharType="separate"/>
            </w:r>
            <w:r w:rsidR="007B5711" w:rsidRPr="007B5711">
              <w:t>[21]</w:t>
            </w:r>
            <w:r w:rsidRPr="00BC7B4D">
              <w:rPr>
                <w:color w:val="auto"/>
              </w:rPr>
              <w:fldChar w:fldCharType="end"/>
            </w:r>
          </w:p>
        </w:tc>
        <w:tc>
          <w:tcPr>
            <w:tcW w:w="2340" w:type="dxa"/>
            <w:shd w:val="clear" w:color="auto" w:fill="auto"/>
            <w:vAlign w:val="center"/>
          </w:tcPr>
          <w:p w14:paraId="5E78DC27" w14:textId="7030FD63" w:rsidR="0034017D" w:rsidRPr="00BC7B4D" w:rsidRDefault="00DC5178" w:rsidP="00697308">
            <w:pPr>
              <w:pStyle w:val="MDPI42tablebody"/>
              <w:spacing w:line="240" w:lineRule="auto"/>
              <w:rPr>
                <w:color w:val="auto"/>
              </w:rPr>
            </w:pPr>
            <w:proofErr w:type="spellStart"/>
            <w:r w:rsidRPr="00BC7B4D">
              <w:rPr>
                <w:color w:val="auto"/>
              </w:rPr>
              <w:t>SparkFun</w:t>
            </w:r>
            <w:proofErr w:type="spellEnd"/>
            <w:r w:rsidRPr="00BC7B4D">
              <w:rPr>
                <w:color w:val="auto"/>
              </w:rPr>
              <w:t xml:space="preserve"> Electronics</w:t>
            </w:r>
          </w:p>
        </w:tc>
        <w:tc>
          <w:tcPr>
            <w:tcW w:w="2790" w:type="dxa"/>
            <w:shd w:val="clear" w:color="auto" w:fill="auto"/>
            <w:vAlign w:val="center"/>
          </w:tcPr>
          <w:p w14:paraId="5DA2B5F2" w14:textId="6846A999" w:rsidR="0034017D" w:rsidRPr="00BC7B4D" w:rsidRDefault="002D3B39" w:rsidP="00697308">
            <w:pPr>
              <w:pStyle w:val="MDPI42tablebody"/>
              <w:spacing w:line="240" w:lineRule="auto"/>
              <w:rPr>
                <w:color w:val="auto"/>
              </w:rPr>
            </w:pPr>
            <w:r w:rsidRPr="00BC7B4D">
              <w:rPr>
                <w:color w:val="auto"/>
              </w:rPr>
              <w:t>34 x 34</w:t>
            </w:r>
          </w:p>
        </w:tc>
        <w:tc>
          <w:tcPr>
            <w:tcW w:w="1257" w:type="dxa"/>
            <w:vAlign w:val="center"/>
          </w:tcPr>
          <w:p w14:paraId="462AEB1E" w14:textId="27F87654" w:rsidR="0034017D" w:rsidRPr="00BC7B4D" w:rsidRDefault="00A32B90" w:rsidP="00697308">
            <w:pPr>
              <w:pStyle w:val="MDPI42tablebody"/>
              <w:spacing w:line="240" w:lineRule="auto"/>
              <w:rPr>
                <w:color w:val="auto"/>
              </w:rPr>
            </w:pPr>
            <w:r w:rsidRPr="00BC7B4D">
              <w:rPr>
                <w:color w:val="auto"/>
              </w:rPr>
              <w:t>40-50</w:t>
            </w:r>
          </w:p>
        </w:tc>
        <w:tc>
          <w:tcPr>
            <w:tcW w:w="20" w:type="dxa"/>
          </w:tcPr>
          <w:p w14:paraId="778AAE71" w14:textId="77777777" w:rsidR="0034017D" w:rsidRPr="00BC7B4D" w:rsidRDefault="0034017D" w:rsidP="00697308">
            <w:pPr>
              <w:pStyle w:val="MDPI42tablebody"/>
              <w:spacing w:line="240" w:lineRule="auto"/>
              <w:rPr>
                <w:color w:val="auto"/>
              </w:rPr>
            </w:pPr>
          </w:p>
        </w:tc>
      </w:tr>
      <w:tr w:rsidR="00BC7B4D" w:rsidRPr="00BC7B4D" w14:paraId="5651F6AA" w14:textId="77777777" w:rsidTr="002D3B39">
        <w:trPr>
          <w:trHeight w:val="267"/>
        </w:trPr>
        <w:tc>
          <w:tcPr>
            <w:tcW w:w="1442" w:type="dxa"/>
            <w:shd w:val="clear" w:color="auto" w:fill="auto"/>
            <w:vAlign w:val="center"/>
          </w:tcPr>
          <w:p w14:paraId="784D0EF9" w14:textId="453F8BC1" w:rsidR="0034017D" w:rsidRPr="00BC7B4D" w:rsidRDefault="00B87082" w:rsidP="00697308">
            <w:pPr>
              <w:pStyle w:val="MDPI42tablebody"/>
              <w:spacing w:line="240" w:lineRule="auto"/>
              <w:rPr>
                <w:color w:val="auto"/>
              </w:rPr>
            </w:pPr>
            <w:r w:rsidRPr="00BC7B4D">
              <w:rPr>
                <w:color w:val="auto"/>
              </w:rPr>
              <w:t>P0236-142</w:t>
            </w:r>
            <w:r w:rsidR="00C117F2" w:rsidRPr="00BC7B4D">
              <w:rPr>
                <w:color w:val="auto"/>
              </w:rPr>
              <w:t xml:space="preserve"> </w:t>
            </w:r>
            <w:r w:rsidR="00C117F2" w:rsidRPr="00BC7B4D">
              <w:rPr>
                <w:color w:val="auto"/>
              </w:rPr>
              <w:fldChar w:fldCharType="begin"/>
            </w:r>
            <w:r w:rsidR="007B5711">
              <w:rPr>
                <w:color w:val="auto"/>
              </w:rPr>
              <w:instrText xml:space="preserve"> ADDIN ZOTERO_ITEM CSL_CITATION {"citationID":"0W6pp69n","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BC7B4D">
              <w:rPr>
                <w:color w:val="auto"/>
              </w:rPr>
              <w:fldChar w:fldCharType="separate"/>
            </w:r>
            <w:r w:rsidR="007B5711" w:rsidRPr="007B5711">
              <w:t>[28]</w:t>
            </w:r>
            <w:r w:rsidR="00C117F2" w:rsidRPr="00BC7B4D">
              <w:rPr>
                <w:color w:val="auto"/>
              </w:rPr>
              <w:fldChar w:fldCharType="end"/>
            </w:r>
            <w:r w:rsidRPr="00BC7B4D">
              <w:rPr>
                <w:color w:val="auto"/>
              </w:rPr>
              <w:t xml:space="preserve"> </w:t>
            </w:r>
          </w:p>
        </w:tc>
        <w:tc>
          <w:tcPr>
            <w:tcW w:w="2340" w:type="dxa"/>
            <w:shd w:val="clear" w:color="auto" w:fill="auto"/>
            <w:vAlign w:val="center"/>
          </w:tcPr>
          <w:p w14:paraId="3F4460E4" w14:textId="140B5442" w:rsidR="0034017D" w:rsidRPr="00BC7B4D" w:rsidRDefault="00B87082" w:rsidP="00697308">
            <w:pPr>
              <w:pStyle w:val="MDPI42tablebody"/>
              <w:rPr>
                <w:color w:val="auto"/>
              </w:rPr>
            </w:pPr>
            <w:r w:rsidRPr="00BC7B4D">
              <w:rPr>
                <w:color w:val="auto"/>
              </w:rPr>
              <w:t>Hanjin Data Corps</w:t>
            </w:r>
          </w:p>
        </w:tc>
        <w:tc>
          <w:tcPr>
            <w:tcW w:w="2790" w:type="dxa"/>
            <w:shd w:val="clear" w:color="auto" w:fill="auto"/>
            <w:vAlign w:val="center"/>
          </w:tcPr>
          <w:p w14:paraId="3D45DD2D" w14:textId="162E069F" w:rsidR="0034017D" w:rsidRPr="00BC7B4D" w:rsidRDefault="00383DE8" w:rsidP="00697308">
            <w:pPr>
              <w:pStyle w:val="MDPI42tablebody"/>
              <w:spacing w:line="240" w:lineRule="auto"/>
              <w:rPr>
                <w:color w:val="auto"/>
              </w:rPr>
            </w:pPr>
            <w:r w:rsidRPr="00BC7B4D">
              <w:rPr>
                <w:color w:val="auto"/>
              </w:rPr>
              <w:t>34 x 34</w:t>
            </w:r>
          </w:p>
        </w:tc>
        <w:tc>
          <w:tcPr>
            <w:tcW w:w="1257" w:type="dxa"/>
            <w:vAlign w:val="center"/>
          </w:tcPr>
          <w:p w14:paraId="3C42D2BA" w14:textId="7EC0CEA2" w:rsidR="0034017D" w:rsidRPr="00BC7B4D" w:rsidRDefault="00383DE8" w:rsidP="00697308">
            <w:pPr>
              <w:pStyle w:val="MDPI42tablebody"/>
              <w:spacing w:line="240" w:lineRule="auto"/>
              <w:rPr>
                <w:color w:val="auto"/>
              </w:rPr>
            </w:pPr>
            <w:r w:rsidRPr="00BC7B4D">
              <w:rPr>
                <w:color w:val="auto"/>
              </w:rPr>
              <w:t>-</w:t>
            </w:r>
          </w:p>
        </w:tc>
        <w:tc>
          <w:tcPr>
            <w:tcW w:w="20" w:type="dxa"/>
          </w:tcPr>
          <w:p w14:paraId="6A9AF911" w14:textId="77777777" w:rsidR="0034017D" w:rsidRPr="00BC7B4D" w:rsidRDefault="0034017D" w:rsidP="00697308">
            <w:pPr>
              <w:pStyle w:val="MDPI42tablebody"/>
              <w:spacing w:line="240" w:lineRule="auto"/>
              <w:rPr>
                <w:color w:val="auto"/>
              </w:rPr>
            </w:pPr>
          </w:p>
        </w:tc>
      </w:tr>
    </w:tbl>
    <w:p w14:paraId="77D0506F" w14:textId="77777777" w:rsidR="0034017D" w:rsidRDefault="0034017D" w:rsidP="00D359E5">
      <w:pPr>
        <w:pStyle w:val="MDPI31text"/>
      </w:pPr>
    </w:p>
    <w:p w14:paraId="35BDAB24" w14:textId="67286D25" w:rsidR="00D359E5" w:rsidRDefault="00D359E5" w:rsidP="00D359E5">
      <w:pPr>
        <w:pStyle w:val="MDPI31text"/>
      </w:pPr>
      <w:r>
        <w:t xml:space="preserve"> </w:t>
      </w:r>
      <w:r w:rsidR="000219F6">
        <w:t xml:space="preserve">In terms of the research studies that implemented load cells, </w:t>
      </w:r>
      <w:proofErr w:type="spellStart"/>
      <w:r>
        <w:t>Roh</w:t>
      </w:r>
      <w:proofErr w:type="spellEnd"/>
      <w:r>
        <w:t xml:space="preserve"> et al. in 2018 </w:t>
      </w:r>
      <w:r>
        <w:fldChar w:fldCharType="begin"/>
      </w:r>
      <w:r w:rsidR="007B5711">
        <w:instrText xml:space="preserve"> ADDIN ZOTERO_ITEM CSL_CITATION {"citationID":"GKe7PrM7","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7B5711">
        <w:instrText xml:space="preserve"> ADDIN ZOTERO_ITEM CSL_CITATION {"citationID":"gLgG9lFs","properties":{"formattedCitation":"[29]","plainCitation":"[29]","noteIndex":0},"citationItems":[{"id":145,"uris":["http://zotero.org/users/11398818/items/A9UVN24S"],"itemData":{"id":145,"type":"article-journal","abstract":"In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0175A04A" w14:textId="422EEB25" w:rsidR="00D359E5" w:rsidRPr="00A070B0" w:rsidRDefault="00D359E5" w:rsidP="002B0A1B">
      <w:pPr>
        <w:pStyle w:val="MDPI23heading3"/>
        <w:numPr>
          <w:ilvl w:val="2"/>
          <w:numId w:val="34"/>
        </w:numPr>
      </w:pPr>
      <w:r w:rsidRPr="00A070B0">
        <w:t>Flex Sensors</w:t>
      </w:r>
    </w:p>
    <w:p w14:paraId="1FB9D384" w14:textId="4264CD9B"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7B5711">
        <w:instrText xml:space="preserve"> ADDIN ZOTERO_ITEM CSL_CITATION {"citationID":"snQR9O3i","properties":{"formattedCitation":"[30]","plainCitation":"[30]","noteIndex":0},"citationItems":[{"id":252,"uris":["http://zotero.org/users/11398818/items/MMKV59DG"],"itemData":{"id":252,"type":"article-journal","abstract":"Flex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7B5711" w:rsidRPr="007B5711">
        <w:t>[30]</w:t>
      </w:r>
      <w:r>
        <w:fldChar w:fldCharType="end"/>
      </w:r>
      <w:r>
        <w:t xml:space="preserve">. It was seen that the primary use of flex sensors in the classification of sitting postures is not a widely popular approach among numerous studies. </w:t>
      </w:r>
    </w:p>
    <w:p w14:paraId="599FA14A" w14:textId="14B5C744"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7B5711">
        <w:instrText xml:space="preserve"> ADDIN ZOTERO_ITEM CSL_CITATION {"citationID":"yIgAyEHq","properties":{"formattedCitation":"[31]","plainCitation":"[31]","noteIndex":0},"citationItems":[{"id":167,"uris":["http://zotero.org/users/11398818/items/DR5UVBDW"],"itemData":{"id":167,"type":"article-journal","container-title":"IEEE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7B5711">
        <w:instrText xml:space="preserve"> ADDIN ZOTERO_ITEM CSL_CITATION {"citationID":"5tW320UG","properties":{"formattedCitation":"[32]","plainCitation":"[32]","noteIndex":0},"citationItems":[{"id":254,"uris":["http://zotero.org/users/11398818/items/65CCGVLQ"],"itemData":{"id":254,"type":"paper-conference","container-title":"2022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BA497A" w:rsidRDefault="002272C9" w:rsidP="00014839">
      <w:pPr>
        <w:pStyle w:val="MDPI31text"/>
        <w:rPr>
          <w:color w:val="auto"/>
        </w:rPr>
      </w:pPr>
      <w:r w:rsidRPr="00BA497A">
        <w:rPr>
          <w:color w:val="auto"/>
        </w:rPr>
        <w:t>These</w:t>
      </w:r>
      <w:r w:rsidR="00A74C31" w:rsidRPr="00BA497A">
        <w:rPr>
          <w:color w:val="auto"/>
        </w:rPr>
        <w:t xml:space="preserve"> i</w:t>
      </w:r>
      <w:r w:rsidR="007A3CC0" w:rsidRPr="00BA497A">
        <w:rPr>
          <w:color w:val="auto"/>
        </w:rPr>
        <w:t xml:space="preserve">mage-based </w:t>
      </w:r>
      <w:r w:rsidR="00BB18FF" w:rsidRPr="00BA497A">
        <w:rPr>
          <w:color w:val="auto"/>
        </w:rPr>
        <w:t>sensor</w:t>
      </w:r>
      <w:r w:rsidR="00155758" w:rsidRPr="00BA497A">
        <w:rPr>
          <w:color w:val="auto"/>
        </w:rPr>
        <w:t xml:space="preserve">s such as </w:t>
      </w:r>
      <w:r w:rsidR="00A74C31" w:rsidRPr="00BA497A">
        <w:rPr>
          <w:color w:val="auto"/>
        </w:rPr>
        <w:t xml:space="preserve">a </w:t>
      </w:r>
      <w:r w:rsidR="00E14352" w:rsidRPr="00BA497A">
        <w:rPr>
          <w:color w:val="auto"/>
        </w:rPr>
        <w:t xml:space="preserve">camera and 3d image </w:t>
      </w:r>
      <w:r w:rsidR="00B0460E" w:rsidRPr="00BA497A">
        <w:rPr>
          <w:color w:val="auto"/>
        </w:rPr>
        <w:t>sensors</w:t>
      </w:r>
      <w:r w:rsidR="00753355" w:rsidRPr="00BA497A">
        <w:rPr>
          <w:color w:val="auto"/>
        </w:rPr>
        <w:t xml:space="preserve"> </w:t>
      </w:r>
      <w:r w:rsidR="00A74C31" w:rsidRPr="00BA497A">
        <w:rPr>
          <w:color w:val="auto"/>
        </w:rPr>
        <w:t>typically integrate</w:t>
      </w:r>
      <w:r w:rsidR="00753355" w:rsidRPr="00BA497A">
        <w:rPr>
          <w:color w:val="auto"/>
        </w:rPr>
        <w:t xml:space="preserve"> with a computer vision </w:t>
      </w:r>
      <w:r w:rsidR="00C63D60" w:rsidRPr="00BA497A">
        <w:rPr>
          <w:color w:val="auto"/>
        </w:rPr>
        <w:t xml:space="preserve">algorithm which works by </w:t>
      </w:r>
      <w:r w:rsidR="00EB475A" w:rsidRPr="00BA497A">
        <w:rPr>
          <w:color w:val="auto"/>
        </w:rPr>
        <w:t xml:space="preserve">capturing visual elements from an image. </w:t>
      </w:r>
      <w:r w:rsidR="002A6A47" w:rsidRPr="00BA497A">
        <w:rPr>
          <w:color w:val="auto"/>
        </w:rPr>
        <w:t xml:space="preserve">In the classification of sitting postures, </w:t>
      </w:r>
      <w:r w:rsidR="00EF255F" w:rsidRPr="00BA497A">
        <w:rPr>
          <w:color w:val="auto"/>
        </w:rPr>
        <w:t xml:space="preserve">there is normally a </w:t>
      </w:r>
      <w:r w:rsidR="00B53FF9" w:rsidRPr="00BA497A">
        <w:rPr>
          <w:color w:val="auto"/>
        </w:rPr>
        <w:t xml:space="preserve">digital camera actively positioned directly at the subjects. Furthermore, </w:t>
      </w:r>
      <w:r w:rsidR="00837AF2" w:rsidRPr="00BA497A">
        <w:rPr>
          <w:color w:val="auto"/>
        </w:rPr>
        <w:t>with the use of</w:t>
      </w:r>
      <w:r w:rsidR="00B53FF9" w:rsidRPr="00BA497A">
        <w:rPr>
          <w:color w:val="auto"/>
        </w:rPr>
        <w:t xml:space="preserve"> image processing </w:t>
      </w:r>
      <w:r w:rsidR="00837AF2" w:rsidRPr="00BA497A">
        <w:rPr>
          <w:color w:val="auto"/>
        </w:rPr>
        <w:t>libraries</w:t>
      </w:r>
      <w:r w:rsidR="00830B48" w:rsidRPr="00BA497A">
        <w:rPr>
          <w:color w:val="auto"/>
        </w:rPr>
        <w:t xml:space="preserve"> such as </w:t>
      </w:r>
      <w:proofErr w:type="spellStart"/>
      <w:r w:rsidR="00830B48" w:rsidRPr="00BA497A">
        <w:rPr>
          <w:color w:val="auto"/>
        </w:rPr>
        <w:t>OpenPose</w:t>
      </w:r>
      <w:proofErr w:type="spellEnd"/>
      <w:r w:rsidR="00653748" w:rsidRPr="00BA497A">
        <w:rPr>
          <w:color w:val="auto"/>
        </w:rPr>
        <w:t xml:space="preserve"> or OpenCV</w:t>
      </w:r>
      <w:r w:rsidR="00B53FF9" w:rsidRPr="00BA497A">
        <w:rPr>
          <w:color w:val="auto"/>
        </w:rPr>
        <w:t xml:space="preserve">, </w:t>
      </w:r>
      <w:r w:rsidR="00B601AB" w:rsidRPr="00BA497A">
        <w:rPr>
          <w:color w:val="auto"/>
        </w:rPr>
        <w:t>researchers</w:t>
      </w:r>
      <w:r w:rsidR="00B53FF9" w:rsidRPr="00BA497A">
        <w:rPr>
          <w:color w:val="auto"/>
        </w:rPr>
        <w:t xml:space="preserve"> </w:t>
      </w:r>
      <w:r w:rsidR="00B601AB" w:rsidRPr="00BA497A">
        <w:rPr>
          <w:color w:val="auto"/>
        </w:rPr>
        <w:t>were able</w:t>
      </w:r>
      <w:r w:rsidR="00B53FF9" w:rsidRPr="00BA497A">
        <w:rPr>
          <w:color w:val="auto"/>
        </w:rPr>
        <w:t xml:space="preserve"> analyze each video frame to determine the sitting posture.</w:t>
      </w:r>
      <w:r w:rsidR="00EF255F" w:rsidRPr="00BA497A">
        <w:rPr>
          <w:color w:val="auto"/>
        </w:rPr>
        <w:t xml:space="preserve"> </w:t>
      </w:r>
    </w:p>
    <w:p w14:paraId="6A6A980C" w14:textId="691A1D1E" w:rsidR="00653748" w:rsidRPr="00E52229" w:rsidRDefault="004B06BB" w:rsidP="00014839">
      <w:pPr>
        <w:pStyle w:val="MDPI31text"/>
      </w:pPr>
      <w:r>
        <w:t xml:space="preserve">This method is not a very popular option among the research studies found. However, there were </w:t>
      </w:r>
      <w:r w:rsidR="00F770BB">
        <w:t xml:space="preserve">a few </w:t>
      </w:r>
      <w:r w:rsidR="00744120">
        <w:t>studies that</w:t>
      </w:r>
      <w:r w:rsidR="00C21BBA">
        <w:t xml:space="preserve">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an Astra3D Sensor which is a 3D depth camera. </w:t>
      </w:r>
      <w:r w:rsidR="004C32C6">
        <w:t>With the utilization of the</w:t>
      </w:r>
      <w:r w:rsidR="00653748" w:rsidRPr="00653748">
        <w:t xml:space="preserve"> </w:t>
      </w:r>
      <w:proofErr w:type="spellStart"/>
      <w:r w:rsidR="00653748" w:rsidRPr="00653748">
        <w:t>OpenPose</w:t>
      </w:r>
      <w:proofErr w:type="spellEnd"/>
      <w:r w:rsidR="00653748" w:rsidRPr="00653748">
        <w:t xml:space="preserv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lastRenderedPageBreak/>
        <w:t>Pressure Sensors Placement Strategy</w:t>
      </w:r>
    </w:p>
    <w:p w14:paraId="23ACC4FD" w14:textId="01F781DF"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7B5711">
        <w:instrText xml:space="preserve"> ADDIN ZOTERO_ITEM CSL_CITATION {"citationID":"THpGOPt2","properties":{"formattedCitation":"[33]","plainCitation":"[33]","noteIndex":0},"citationItems":[{"id":223,"uris":["http://zotero.org/users/11398818/items/2HFDN9YP"],"itemData":{"id":223,"type":"article-journal","container-title":"IEEE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7B5711" w:rsidRPr="007B5711">
        <w:t>[33]</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784022DC" w14:textId="62CECC4F" w:rsidR="00BA497A" w:rsidRPr="00197BEE" w:rsidRDefault="00AF40AD" w:rsidP="00197BEE">
      <w:pPr>
        <w:pStyle w:val="MDPI31text"/>
      </w:pPr>
      <w:r w:rsidRPr="00291E19">
        <w:t>Xu</w:t>
      </w:r>
      <w:r>
        <w:t xml:space="preserve"> et al, </w:t>
      </w:r>
      <w:r>
        <w:fldChar w:fldCharType="begin"/>
      </w:r>
      <w:r w:rsidR="007B5711">
        <w:instrText xml:space="preserve"> ADDIN ZOTERO_ITEM CSL_CITATION {"citationID":"PA4OAPFs","properties":{"formattedCitation":"[26]","plainCitation":"[26]","noteIndex":0},"citationItems":[{"id":232,"uris":["http://zotero.org/users/11398818/items/ZMS5CAZB"],"itemData":{"id":232,"type":"article-journal","container-title":"IEEE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used a textile pressure sensor array along with a dynamic time wrapping based algorithm to classify 7 sitting postures with 85.90 accuracy. Huang et al., 2017 </w:t>
      </w:r>
      <w:r>
        <w:fldChar w:fldCharType="begin"/>
      </w:r>
      <w:r w:rsidR="007B5711">
        <w:instrText xml:space="preserve"> ADDIN ZOTERO_ITEM CSL_CITATION {"citationID":"gb41VxpW","properties":{"formattedCitation":"[34]","plainCitation":"[34]","noteIndex":0},"citationItems":[{"id":151,"uris":["http://zotero.org/users/11398818/items/IH6ZVDXW"],"itemData":{"id":151,"type":"article-journal","abstract":"&lt;p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7B5711" w:rsidRPr="007B5711">
        <w:t>[34]</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7B5711">
        <w:instrText xml:space="preserve"> ADDIN ZOTERO_ITEM CSL_CITATION {"citationID":"XH46TJ1n","properties":{"formattedCitation":"[25]","plainCitation":"[25]","noteIndex":0},"citationItems":[{"id":161,"uris":["http://zotero.org/users/11398818/items/JP76KCNB"],"itemData":{"id":161,"type":"article-journal","container-title":"Sensors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7B5711">
        <w:instrText xml:space="preserve"> ADDIN ZOTERO_ITEM CSL_CITATION {"citationID":"l3tYwQ5a","properties":{"formattedCitation":"[35]","plainCitation":"[35]","noteIndex":0},"citationItems":[{"id":214,"uris":["http://zotero.org/users/11398818/items/SBMQ83RY"],"itemData":{"id":214,"type":"article-journal","abstract":"Sitting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r>
        <w:t xml:space="preserve"> achieved a 95.30% accuracy using 8x8 pressure array and a CNN classifier to classify 5 sitting postures among children. Similarly, Cai et al. </w:t>
      </w:r>
      <w:r>
        <w:fldChar w:fldCharType="begin"/>
      </w:r>
      <w:r w:rsidR="007B5711">
        <w:instrText xml:space="preserve"> ADDIN ZOTERO_ITEM CSL_CITATION {"citationID":"9bzs1587","properties":{"formattedCitation":"[36]","plainCitation":"[36]","noteIndex":0},"citationItems":[{"id":143,"uris":["http://zotero.org/users/11398818/items/6LWNY69L"],"itemData":{"id":143,"type":"article-journal","abstract":"As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utilized a flexible pressure sensor array (400mm x 400mm) placed on the bottom seat cushion to recognize 6 different sitting postures. Ran et al. </w:t>
      </w:r>
      <w:r>
        <w:fldChar w:fldCharType="begin"/>
      </w:r>
      <w:r w:rsidR="007B5711">
        <w:instrText xml:space="preserve"> ADDIN ZOTERO_ITEM CSL_CITATION {"citationID":"g6XQK4ny","properties":{"formattedCitation":"[37]","plainCitation":"[37]","noteIndex":0},"citationItems":[{"id":163,"uris":["http://zotero.org/users/11398818/items/L7KAFSQC"],"itemData":{"id":163,"type":"article-journal","container-title":"Sensors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7B5711">
        <w:instrText xml:space="preserve"> ADDIN ZOTERO_ITEM CSL_CITATION {"citationID":"vBduqYIj","properties":{"formattedCitation":"[38]","plainCitation":"[38]","noteIndex":0},"citationItems":[{"id":105,"uris":["http://zotero.org/groups/5004747/items/N5KK9WGQ"],"itemData":{"id":105,"type":"article-journal","abstract":"This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7B5711">
        <w:instrText xml:space="preserve"> ADDIN ZOTERO_ITEM CSL_CITATION {"citationID":"rPjymtlO","properties":{"formattedCitation":"[39]","plainCitation":"[39]","noteIndex":0},"citationItems":[{"id":126,"uris":["http://zotero.org/groups/5004747/items/SZ698YAT"],"itemData":{"id":126,"type":"article-journal","container-title":"IEEE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7B5711">
        <w:instrText xml:space="preserve"> ADDIN ZOTERO_ITEM CSL_CITATION {"citationID":"Lsu2glnm","properties":{"formattedCitation":"[40]","plainCitation":"[40]","noteIndex":0},"citationItems":[{"id":220,"uris":["http://zotero.org/users/11398818/items/L4XCYESC"],"itemData":{"id":220,"type":"article-journal","container-title":"Biomedical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r>
        <w:t xml:space="preserve"> also implemented a similar system that analyses the hip pressure, which subsequently achieved an accuracy of 99.82 using CNN.</w:t>
      </w:r>
    </w:p>
    <w:p w14:paraId="2B372680" w14:textId="11294B73"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3F3D882F" w:rsidR="00AF40AD" w:rsidRPr="00F220D4" w:rsidRDefault="00AF40AD" w:rsidP="00697308">
            <w:pPr>
              <w:pStyle w:val="MDPI42tablebody"/>
              <w:spacing w:line="240" w:lineRule="auto"/>
            </w:pPr>
            <w:r w:rsidRPr="0084148C">
              <w:t>Textile Pressure Sensor Array</w:t>
            </w:r>
            <w:r>
              <w:t xml:space="preserve"> </w:t>
            </w:r>
            <w:r>
              <w:fldChar w:fldCharType="begin"/>
            </w:r>
            <w:r w:rsidR="007B5711">
              <w:instrText xml:space="preserve"> ADDIN ZOTERO_ITEM CSL_CITATION {"citationID":"qUqqwMfX","properties":{"formattedCitation":"[26]","plainCitation":"[26]","noteIndex":0},"citationItems":[{"id":232,"uris":["http://zotero.org/users/11398818/items/ZMS5CAZB"],"itemData":{"id":232,"type":"article-journal","container-title":"IEEE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53B42332" w:rsidR="00AF40AD" w:rsidRPr="00F220D4" w:rsidRDefault="00AF40AD" w:rsidP="00697308">
            <w:pPr>
              <w:pStyle w:val="MDPI42tablebody"/>
              <w:spacing w:line="240" w:lineRule="auto"/>
            </w:pPr>
            <w:r w:rsidRPr="00943C10">
              <w:rPr>
                <w:lang w:val="it-IT"/>
                <w:rPrChange w:id="51" w:author="Janusz Kulon" w:date="2024-01-18T12:44:00Z">
                  <w:rPr/>
                </w:rPrChange>
              </w:rPr>
              <w:t>52x44 Piezo-Resistive Sensor Array</w:t>
            </w:r>
            <w:r>
              <w:rPr>
                <w:lang w:val="it-IT"/>
              </w:rPr>
              <w:t xml:space="preserve"> </w:t>
            </w:r>
            <w:r>
              <w:rPr>
                <w:lang w:val="it-IT"/>
              </w:rPr>
              <w:fldChar w:fldCharType="begin"/>
            </w:r>
            <w:r w:rsidR="007B5711">
              <w:rPr>
                <w:lang w:val="it-IT"/>
              </w:rPr>
              <w:instrText xml:space="preserve"> ADDIN ZOTERO_ITEM CSL_CITATION {"citationID":"E3JeuHRS","properties":{"formattedCitation":"[34]","plainCitation":"[34]","noteIndex":0},"citationItems":[{"id":151,"uris":["http://zotero.org/users/11398818/items/IH6ZVDXW"],"itemData":{"id":151,"type":"article-journal","abstract":"&lt;p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7B5711" w:rsidRPr="007B5711">
              <w:t>[34]</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0A0230E2"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7B5711">
              <w:instrText xml:space="preserve"> ADDIN ZOTERO_ITEM CSL_CITATION {"citationID":"gZKeEbsz","properties":{"formattedCitation":"[25]","plainCitation":"[25]","noteIndex":0},"citationItems":[{"id":161,"uris":["http://zotero.org/users/11398818/items/JP76KCNB"],"itemData":{"id":161,"type":"article-journal","container-title":"Sensors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255C2CB6"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7B5711">
              <w:instrText xml:space="preserve"> ADDIN ZOTERO_ITEM CSL_CITATION {"citationID":"SRgAzMXS","properties":{"formattedCitation":"[35]","plainCitation":"[35]","noteIndex":0},"citationItems":[{"id":214,"uris":["http://zotero.org/users/11398818/items/SBMQ83RY"],"itemData":{"id":214,"type":"article-journal","abstract":"Sitting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7E06F67D"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7B5711">
              <w:instrText xml:space="preserve"> ADDIN ZOTERO_ITEM CSL_CITATION {"citationID":"BNnUMXYr","properties":{"formattedCitation":"[36]","plainCitation":"[36]","noteIndex":0},"citationItems":[{"id":143,"uris":["http://zotero.org/users/11398818/items/6LWNY69L"],"itemData":{"id":143,"type":"article-journal","abstract":"As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2B2D55E9"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7B5711">
              <w:instrText xml:space="preserve"> ADDIN ZOTERO_ITEM CSL_CITATION {"citationID":"dWLOO0lR","properties":{"formattedCitation":"[37]","plainCitation":"[37]","noteIndex":0},"citationItems":[{"id":163,"uris":["http://zotero.org/users/11398818/items/L7KAFSQC"],"itemData":{"id":163,"type":"article-journal","container-title":"Sensors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050195B1"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7B5711">
              <w:instrText xml:space="preserve"> ADDIN ZOTERO_ITEM CSL_CITATION {"citationID":"bUMa0g88","properties":{"formattedCitation":"[38]","plainCitation":"[38]","noteIndex":0},"citationItems":[{"id":105,"uris":["http://zotero.org/groups/5004747/items/N5KK9WGQ"],"itemData":{"id":105,"type":"article-journal","abstract":"This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1A9C3A40"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7B5711">
              <w:instrText xml:space="preserve"> ADDIN ZOTERO_ITEM CSL_CITATION {"citationID":"MJaKl07D","properties":{"formattedCitation":"[39]","plainCitation":"[39]","noteIndex":0},"citationItems":[{"id":126,"uris":["http://zotero.org/groups/5004747/items/SZ698YAT"],"itemData":{"id":126,"type":"article-journal","container-title":"IEEE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023C84DA"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7B5711">
              <w:instrText xml:space="preserve"> ADDIN ZOTERO_ITEM CSL_CITATION {"citationID":"5zplmuNL","properties":{"formattedCitation":"[40]","plainCitation":"[40]","noteIndex":0},"citationItems":[{"id":220,"uris":["http://zotero.org/users/11398818/items/L4XCYESC"],"itemData":{"id":220,"type":"article-journal","container-title":"Biomedical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17D434C3" w14:textId="77777777" w:rsidR="00197BEE" w:rsidRDefault="00197BEE" w:rsidP="00AF40AD">
      <w:pPr>
        <w:pStyle w:val="MDPI31text"/>
        <w:ind w:left="0" w:firstLine="0"/>
      </w:pPr>
    </w:p>
    <w:p w14:paraId="618FC03D" w14:textId="77777777" w:rsidR="00197BEE" w:rsidRDefault="00197BEE" w:rsidP="00AF40AD">
      <w:pPr>
        <w:pStyle w:val="MDPI31text"/>
        <w:ind w:left="0" w:firstLine="0"/>
      </w:pPr>
    </w:p>
    <w:p w14:paraId="14F6BBFE" w14:textId="77777777" w:rsidR="00197BEE" w:rsidRDefault="00197BEE" w:rsidP="00AF40AD">
      <w:pPr>
        <w:pStyle w:val="MDPI31text"/>
        <w:ind w:left="0" w:firstLine="0"/>
      </w:pPr>
    </w:p>
    <w:p w14:paraId="2B901C2D" w14:textId="77777777" w:rsidR="00197BEE" w:rsidRDefault="00197BEE" w:rsidP="00AF40AD">
      <w:pPr>
        <w:pStyle w:val="MDPI31text"/>
        <w:ind w:left="0" w:firstLine="0"/>
      </w:pPr>
    </w:p>
    <w:p w14:paraId="56DEF3BF" w14:textId="77777777" w:rsidR="00197BEE" w:rsidRDefault="00197BEE"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lastRenderedPageBreak/>
        <w:t>Sparse Sensor Array</w:t>
      </w:r>
    </w:p>
    <w:p w14:paraId="3C0DD942" w14:textId="6F50461B"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7B5711">
        <w:instrText xml:space="preserve"> ADDIN ZOTERO_ITEM CSL_CITATION {"citationID":"CEdhkYZp","properties":{"formattedCitation":"[41]","plainCitation":"[41]","noteIndex":0},"citationItems":[{"id":216,"uris":["http://zotero.org/users/11398818/items/AU67EL3E"],"itemData":{"id":216,"type":"article-journal","abstract":"Nowadays,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3328D7B8"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7B5711">
              <w:instrText xml:space="preserve"> ADDIN ZOTERO_ITEM CSL_CITATION {"citationID":"nMgP6kS8","properties":{"formattedCitation":"[42]","plainCitation":"[42]","noteIndex":0},"citationItems":[{"id":177,"uris":["http://zotero.org/users/11398818/items/TIX5H2JM"],"itemData":{"id":177,"type":"paper-conference","container-title":"Proceedings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452981D7" w:rsidR="00AF40AD" w:rsidRPr="00F220D4" w:rsidRDefault="00AF40AD" w:rsidP="00697308">
            <w:pPr>
              <w:pStyle w:val="MDPI42tablebody"/>
              <w:spacing w:line="240" w:lineRule="auto"/>
            </w:pPr>
            <w:r w:rsidRPr="00C2059F">
              <w:t>6 Flexible Force Sensors (FSR402)</w:t>
            </w:r>
            <w:r>
              <w:t xml:space="preserve"> </w:t>
            </w:r>
            <w:r>
              <w:fldChar w:fldCharType="begin"/>
            </w:r>
            <w:r w:rsidR="007B5711">
              <w:instrText xml:space="preserve"> ADDIN ZOTERO_ITEM CSL_CITATION {"citationID":"JYWsaotW","properties":{"formattedCitation":"[43]","plainCitation":"[43]","noteIndex":0},"citationItems":[{"id":155,"uris":["http://zotero.org/users/11398818/items/UWUTEDIW"],"itemData":{"id":155,"type":"article-journal","abstract":"The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7B5711" w:rsidRPr="007B5711">
              <w:t>[43]</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D5C693B"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7B5711">
              <w:instrText xml:space="preserve"> ADDIN ZOTERO_ITEM CSL_CITATION {"citationID":"pxe0pT3g","properties":{"formattedCitation":"[44]","plainCitation":"[44]","noteIndex":0},"citationItems":[{"id":157,"uris":["http://zotero.org/users/11398818/items/RFVAKVUE"],"itemData":{"id":157,"type":"article-journal","abstract":"Nowadays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7B5711" w:rsidRPr="007B5711">
              <w:t>[44]</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31E10533"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7B5711">
              <w:instrText xml:space="preserve"> ADDIN ZOTERO_ITEM CSL_CITATION {"citationID":"8mqIR0Tc","properties":{"formattedCitation":"[31]","plainCitation":"[31]","noteIndex":0},"citationItems":[{"id":167,"uris":["http://zotero.org/users/11398818/items/DR5UVBDW"],"itemData":{"id":167,"type":"article-journal","container-title":"IEEE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2554D4C0"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7B5711">
              <w:instrText xml:space="preserve"> ADDIN ZOTERO_ITEM CSL_CITATION {"citationID":"IhXEyMsA","properties":{"formattedCitation":"[45]","plainCitation":"[45]","noteIndex":0},"citationItems":[{"id":169,"uris":["http://zotero.org/users/11398818/items/8IPGYUV4"],"itemData":{"id":169,"type":"article-journal","container-title":"IEEE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7B5711" w:rsidRPr="007B5711">
              <w:t>[45]</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5AC537B4"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7B5711">
              <w:instrText xml:space="preserve"> ADDIN ZOTERO_ITEM CSL_CITATION {"citationID":"A9fOCa3b","properties":{"formattedCitation":"[46]","plainCitation":"[46]","noteIndex":0},"citationItems":[{"id":170,"uris":["http://zotero.org/users/11398818/items/DXZPDRQ4"],"itemData":{"id":170,"type":"chapter","container-title":"Engineering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7B5711" w:rsidRPr="007B5711">
              <w:t>[46]</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7D246853"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7B5711">
              <w:instrText xml:space="preserve"> ADDIN ZOTERO_ITEM CSL_CITATION {"citationID":"XbV3quPa","properties":{"formattedCitation":"[47]","plainCitation":"[47]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7B5711" w:rsidRPr="007B5711">
              <w:t>[47]</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1307BFA3"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7B5711">
              <w:instrText xml:space="preserve"> ADDIN ZOTERO_ITEM CSL_CITATION {"citationID":"SQwUhxMr","properties":{"formattedCitation":"[48]","plainCitation":"[48]","noteIndex":0},"citationItems":[{"id":182,"uris":["http://zotero.org/users/11398818/items/EJDVGSEA"],"itemData":{"id":182,"type":"article-journal","abstract":"Occupational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7B5711" w:rsidRPr="007B5711">
              <w:t>[48]</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1CE0E032"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7B5711">
              <w:instrText xml:space="preserve"> ADDIN ZOTERO_ITEM CSL_CITATION {"citationID":"hLcTSbMd","properties":{"formattedCitation":"[49]","plainCitation":"[49]","noteIndex":0},"citationItems":[{"id":159,"uris":["http://zotero.org/users/11398818/items/UGIYCU8F"],"itemData":{"id":159,"type":"article-journal","abstract":"Prolonged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7B5711" w:rsidRPr="007B5711">
              <w:t>[49]</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4CC4EF90" w:rsidR="00AF40AD" w:rsidRPr="00051552" w:rsidRDefault="00AF40AD" w:rsidP="00697308">
            <w:pPr>
              <w:pStyle w:val="MDPI42tablebody"/>
              <w:spacing w:line="240" w:lineRule="auto"/>
            </w:pPr>
            <w:r w:rsidRPr="00051552">
              <w:t>6 Force Sensitive Resistors (FSR)</w:t>
            </w:r>
            <w:r>
              <w:t xml:space="preserve"> </w:t>
            </w:r>
            <w:r>
              <w:fldChar w:fldCharType="begin"/>
            </w:r>
            <w:r w:rsidR="007B5711">
              <w:instrText xml:space="preserve"> ADDIN ZOTERO_ITEM CSL_CITATION {"citationID":"EPdh809h","properties":{"formattedCitation":"[41]","plainCitation":"[41]","noteIndex":0},"citationItems":[{"id":216,"uris":["http://zotero.org/users/11398818/items/AU67EL3E"],"itemData":{"id":216,"type":"article-journal","abstract":"Nowadays,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0D0D38CB" w:rsidR="00AF40AD" w:rsidRPr="00051552" w:rsidRDefault="00AF40AD" w:rsidP="00697308">
            <w:pPr>
              <w:pStyle w:val="MDPI42tablebody"/>
              <w:spacing w:line="240" w:lineRule="auto"/>
            </w:pPr>
            <w:r w:rsidRPr="00892953">
              <w:t>6 FSR Sensors</w:t>
            </w:r>
            <w:r>
              <w:t xml:space="preserve"> </w:t>
            </w:r>
            <w:r>
              <w:fldChar w:fldCharType="begin"/>
            </w:r>
            <w:r w:rsidR="007B5711">
              <w:instrText xml:space="preserve"> ADDIN ZOTERO_ITEM CSL_CITATION {"citationID":"IWnMmPTj","properties":{"formattedCitation":"[33]","plainCitation":"[33]","noteIndex":0},"citationItems":[{"id":223,"uris":["http://zotero.org/users/11398818/items/2HFDN9YP"],"itemData":{"id":223,"type":"article-journal","container-title":"IEEE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B5711" w:rsidRPr="007B5711">
              <w:t>[33]</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43FC925D" w:rsidR="00AF40AD" w:rsidRPr="00892953" w:rsidRDefault="00AF40AD" w:rsidP="00697308">
            <w:pPr>
              <w:pStyle w:val="MDPI42tablebody"/>
              <w:spacing w:line="240" w:lineRule="auto"/>
            </w:pPr>
            <w:r w:rsidRPr="00335AD8">
              <w:t>6 Square-Type force Sensing Resistors</w:t>
            </w:r>
            <w:r>
              <w:t xml:space="preserve"> </w:t>
            </w:r>
            <w:r>
              <w:fldChar w:fldCharType="begin"/>
            </w:r>
            <w:r w:rsidR="007B5711">
              <w:instrText xml:space="preserve"> ADDIN ZOTERO_ITEM CSL_CITATION {"citationID":"EMq2qBtM","properties":{"formattedCitation":"[50]","plainCitation":"[50]","noteIndex":0},"citationItems":[{"id":228,"uris":["http://zotero.org/users/11398818/items/A72X998B"],"itemData":{"id":228,"type":"article-journal","container-title":"International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53AE509D"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7B5711">
              <w:instrText xml:space="preserve"> ADDIN ZOTERO_ITEM CSL_CITATION {"citationID":"hQ7c4dGO","properties":{"formattedCitation":"[51]","plainCitation":"[51]","noteIndex":0},"citationItems":[{"id":235,"uris":["http://zotero.org/users/11398818/items/MM83R5MW"],"itemData":{"id":235,"type":"paper-conference","container-title":"2014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[51]</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46FC29BE" w:rsidR="00AF40AD" w:rsidRDefault="00AF40AD" w:rsidP="00697308">
            <w:pPr>
              <w:pStyle w:val="MDPI42tablebody"/>
              <w:spacing w:line="240" w:lineRule="auto"/>
            </w:pPr>
            <w:r w:rsidRPr="007D2676">
              <w:t>5 Flex sensors</w:t>
            </w:r>
            <w:r>
              <w:t xml:space="preserve"> </w:t>
            </w:r>
            <w:r>
              <w:fldChar w:fldCharType="begin"/>
            </w:r>
            <w:r w:rsidR="007B5711">
              <w:instrText xml:space="preserve"> ADDIN ZOTERO_ITEM CSL_CITATION {"citationID":"MkL5FbQy","properties":{"formattedCitation":"[32]","plainCitation":"[32]","noteIndex":0},"citationItems":[{"id":254,"uris":["http://zotero.org/users/11398818/items/65CCGVLQ"],"itemData":{"id":254,"type":"paper-conference","container-title":"2022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1B8D80A6" w:rsidR="00AF40AD" w:rsidRPr="007D2676" w:rsidRDefault="00AF40AD" w:rsidP="00697308">
            <w:pPr>
              <w:pStyle w:val="MDPI42tablebody"/>
              <w:spacing w:line="240" w:lineRule="auto"/>
            </w:pPr>
            <w:r w:rsidRPr="00117995">
              <w:t>4 FSR</w:t>
            </w:r>
            <w:r>
              <w:t xml:space="preserve"> Pressure Sensors </w:t>
            </w:r>
            <w:r>
              <w:fldChar w:fldCharType="begin"/>
            </w:r>
            <w:r w:rsidR="007B5711">
              <w:instrText xml:space="preserve"> ADDIN ZOTERO_ITEM CSL_CITATION {"citationID":"40sE9qpk","properties":{"formattedCitation":"[52]","plainCitation":"[52]","noteIndex":0},"citationItems":[{"id":261,"uris":["http://zotero.org/users/11398818/items/ETZJENJJ"],"itemData":{"id":261,"type":"article-journal","abstract":"The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7B5711" w:rsidRPr="007B5711">
              <w:t>[52]</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3DB5108E" w:rsidR="00AF40AD" w:rsidRPr="00117995" w:rsidRDefault="00AF40AD" w:rsidP="00697308">
            <w:pPr>
              <w:pStyle w:val="MDPI42tablebody"/>
              <w:spacing w:line="240" w:lineRule="auto"/>
            </w:pPr>
            <w:r>
              <w:t xml:space="preserve">16 Pressure sensors &amp; 2 Ultrasonic sensors </w:t>
            </w:r>
            <w:r>
              <w:fldChar w:fldCharType="begin"/>
            </w:r>
            <w:r w:rsidR="007B5711">
              <w:instrText xml:space="preserve"> ADDIN ZOTERO_ITEM CSL_CITATION {"citationID":"TZlooGw9","properties":{"formattedCitation":"[53]","plainCitation":"[53]","noteIndex":0},"citationItems":[{"id":265,"uris":["http://zotero.org/users/11398818/items/89B29YFX"],"itemData":{"id":265,"type":"paper-conference","container-title":"2019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7B5711" w:rsidRPr="007B5711">
              <w:t>[53]</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974A4BF" w:rsidR="00AF40AD" w:rsidRDefault="00AF40AD" w:rsidP="00697308">
            <w:pPr>
              <w:pStyle w:val="MDPI42tablebody"/>
              <w:spacing w:line="240" w:lineRule="auto"/>
            </w:pPr>
            <w:r w:rsidRPr="00F03D14">
              <w:t>9 E-Textile Pressure Sensor</w:t>
            </w:r>
            <w:r>
              <w:t xml:space="preserve"> </w:t>
            </w:r>
            <w:r>
              <w:fldChar w:fldCharType="begin"/>
            </w:r>
            <w:r w:rsidR="007B5711">
              <w:instrText xml:space="preserve"> ADDIN ZOTERO_ITEM CSL_CITATION {"citationID":"KGWfZMUl","properties":{"formattedCitation":"[54]","plainCitation":"[54]","noteIndex":0},"citationItems":[{"id":272,"uris":["http://zotero.org/users/11398818/items/7ANKQUF4"],"itemData":{"id":272,"type":"article-journal","abstract":"We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275FD72" w14:textId="2199429B"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7B5711">
        <w:instrText xml:space="preserve"> ADDIN ZOTERO_ITEM CSL_CITATION {"citationID":"gXKMbrup","properties":{"formattedCitation":"[35,40,53,55,56]","plainCitation":"[35,40,53,55,56]","noteIndex":0},"citationItems":[{"id":214,"uris":["http://zotero.org/users/11398818/items/SBMQ83RY"],"itemData":{"id":214,"type":"article-journal","abstract":"Sitting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7B5711" w:rsidRPr="007B5711">
        <w:t>[35,40,53,55,56]</w:t>
      </w:r>
      <w:r>
        <w:fldChar w:fldCharType="end"/>
      </w:r>
      <w:r>
        <w:t xml:space="preserve"> and ANN (Artificial Neural Networks) </w:t>
      </w:r>
      <w:r>
        <w:fldChar w:fldCharType="begin"/>
      </w:r>
      <w:r w:rsidR="007B5711">
        <w:instrText xml:space="preserve"> ADDIN ZOTERO_ITEM CSL_CITATION {"citationID":"UVYBaN0e","properties":{"formattedCitation":"[34,37,41,46,50]","plainCitation":"[34,37,41,46,50]","noteIndex":0},"citationItems":[{"id":151,"uris":["http://zotero.org/users/11398818/items/IH6ZVDXW"],"itemData":{"id":151,"type":"article-journal","abstract":"&lt;p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[34,37,41,46,50]</w:t>
      </w:r>
      <w:r>
        <w:fldChar w:fldCharType="end"/>
      </w:r>
      <w:r>
        <w:t xml:space="preserve">. Other algorithms being used were KNN (K-Nearest Neighbors) </w:t>
      </w:r>
      <w:r>
        <w:fldChar w:fldCharType="begin"/>
      </w:r>
      <w:r w:rsidR="007B5711">
        <w:instrText xml:space="preserve"> ADDIN ZOTERO_ITEM CSL_CITATION {"citationID":"6KWy0F8a","properties":{"formattedCitation":"[29,46]","plainCitation":"[29,46]","noteIndex":0},"citationItems":[{"id":170,"uris":["http://zotero.org/users/11398818/items/DXZPDRQ4"],"itemData":{"id":170,"type":"chapter","container-title":"Engineering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[29,46]</w:t>
      </w:r>
      <w:r>
        <w:fldChar w:fldCharType="end"/>
      </w:r>
      <w:r>
        <w:t xml:space="preserve">, Decision Tree </w:t>
      </w:r>
      <w:r>
        <w:fldChar w:fldCharType="begin"/>
      </w:r>
      <w:r w:rsidR="007B5711">
        <w:instrText xml:space="preserve"> ADDIN ZOTERO_ITEM CSL_CITATION {"citationID":"XPFGUbQO","properties":{"formattedCitation":"[33,51]","plainCitation":"[33,51]","noteIndex":0},"citationItems":[{"id":223,"uris":["http://zotero.org/users/11398818/items/2HFDN9YP"],"itemData":{"id":223,"type":"article-journal","container-title":"IEEE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[33,51]</w:t>
      </w:r>
      <w:r>
        <w:fldChar w:fldCharType="end"/>
      </w:r>
      <w:r>
        <w:t xml:space="preserve">, SVM (Support Vector Machine) </w:t>
      </w:r>
      <w:r>
        <w:fldChar w:fldCharType="begin"/>
      </w:r>
      <w:r w:rsidR="007B5711">
        <w:instrText xml:space="preserve"> ADDIN ZOTERO_ITEM CSL_CITATION {"citationID":"DlMTjBQy","properties":{"formattedCitation":"[28,49]","plainCitation":"[28,49]","noteIndex":0},"citationItems":[{"id":159,"uris":["http://zotero.org/users/11398818/items/UGIYCU8F"],"itemData":{"id":159,"type":"article-journal","abstract":"Prolonged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[28,49]</w:t>
      </w:r>
      <w:r>
        <w:fldChar w:fldCharType="end"/>
      </w:r>
      <w:r>
        <w:t xml:space="preserve">, RF (Random Forest) </w:t>
      </w:r>
      <w:r>
        <w:fldChar w:fldCharType="begin"/>
      </w:r>
      <w:r w:rsidR="007B5711">
        <w:instrText xml:space="preserve"> ADDIN ZOTERO_ITEM CSL_CITATION {"citationID":"7dtp7dkU","properties":{"formattedCitation":"[48,57]","plainCitation":"[48,57]","noteIndex":0},"citationItems":[{"id":182,"uris":["http://zotero.org/users/11398818/items/EJDVGSEA"],"itemData":{"id":182,"type":"article-journal","abstract":"Occupational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7B5711" w:rsidRPr="007B5711">
        <w:t>[48,57]</w:t>
      </w:r>
      <w:r>
        <w:fldChar w:fldCharType="end"/>
      </w:r>
      <w:r>
        <w:t xml:space="preserve">, SNN (Spiking Neural Network) </w:t>
      </w:r>
      <w:r>
        <w:fldChar w:fldCharType="begin"/>
      </w:r>
      <w:r w:rsidR="007B5711">
        <w:instrText xml:space="preserve"> ADDIN ZOTERO_ITEM CSL_CITATION {"citationID":"OarpLD3f","properties":{"formattedCitation":"[39]","plainCitation":"[39]","noteIndex":0},"citationItems":[{"id":126,"uris":["http://zotero.org/groups/5004747/items/SZ698YAT"],"itemData":{"id":126,"type":"article-journal","container-title":"IEEE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SLR (Simple Logistic Regression) </w:t>
      </w:r>
      <w:r>
        <w:fldChar w:fldCharType="begin"/>
      </w:r>
      <w:r w:rsidR="007B5711">
        <w:instrText xml:space="preserve"> ADDIN ZOTERO_ITEM CSL_CITATION {"citationID":"dy83aUit","properties":{"formattedCitation":"[42]","plainCitation":"[42]","noteIndex":0},"citationItems":[{"id":177,"uris":["http://zotero.org/users/11398818/items/TIX5H2JM"],"itemData":{"id":177,"type":"paper-conference","container-title":"Proceedings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r>
        <w:t xml:space="preserve">, Self-Organizing Map </w:t>
      </w:r>
      <w:r>
        <w:fldChar w:fldCharType="begin"/>
      </w:r>
      <w:r w:rsidR="007B5711">
        <w:instrText xml:space="preserve"> ADDIN ZOTERO_ITEM CSL_CITATION {"citationID":"XRsOSJqs","properties":{"formattedCitation":"[36]","plainCitation":"[36]","noteIndex":0},"citationItems":[{"id":143,"uris":["http://zotero.org/users/11398818/items/6LWNY69L"],"itemData":{"id":143,"type":"article-journal","abstract":"As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and Dynamic time Wrapping </w:t>
      </w:r>
      <w:r>
        <w:fldChar w:fldCharType="begin"/>
      </w:r>
      <w:r w:rsidR="007B5711">
        <w:instrText xml:space="preserve"> ADDIN ZOTERO_ITEM CSL_CITATION {"citationID":"l6v9Fv0T","properties":{"formattedCitation":"[26]","plainCitation":"[26]","noteIndex":0},"citationItems":[{"id":232,"uris":["http://zotero.org/users/11398818/items/ZMS5CAZB"],"itemData":{"id":232,"type":"article-journal","container-title":"IEEE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On the other hand, there were 7 studies that didn’t employ the use ML models in the classification of sitting postures </w:t>
      </w:r>
      <w:r>
        <w:fldChar w:fldCharType="begin"/>
      </w:r>
      <w:r w:rsidR="007B5711">
        <w:instrText xml:space="preserve"> ADDIN ZOTERO_ITEM CSL_CITATION {"citationID":"Uq3xL9PL","properties":{"formattedCitation":"[24,25,43,50,58,59]","plainCitation":"[24,25,43,50,58,59]","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7B5711" w:rsidRPr="007B5711">
        <w:t>[24,25,43,50,58,59]</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490DDBF3"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w:t>
      </w:r>
      <w:r w:rsidR="002423A8">
        <w:lastRenderedPageBreak/>
        <w:t xml:space="preserve">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7B5711">
        <w:instrText xml:space="preserve"> ADDIN ZOTERO_ITEM CSL_CITATION {"citationID":"3ahQCF3c","properties":{"formattedCitation":"[60]","plainCitation":"[60]","noteIndex":0},"citationItems":[{"id":274,"uris":["http://zotero.org/users/11398818/items/7XCRKCYS"],"itemData":{"id":274,"type":"article-journal","abstract":"Classification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7B5711" w:rsidRPr="007B5711">
        <w:t>[60]</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59863BDC"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7B5711">
        <w:instrText xml:space="preserve"> ADDIN ZOTERO_ITEM CSL_CITATION {"citationID":"LddtncA6","properties":{"formattedCitation":"[36,43,46,53,58]","plainCitation":"[36,43,46,53,58]","noteIndex":0},"citationItems":[{"id":143,"uris":["http://zotero.org/users/11398818/items/6LWNY69L"],"itemData":{"id":143,"type":"article-journal","abstract":"As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7B5711" w:rsidRPr="007B5711">
        <w:t>[36,43,46,53,58]</w:t>
      </w:r>
      <w:r>
        <w:fldChar w:fldCharType="end"/>
      </w:r>
      <w:r>
        <w:t xml:space="preserve">. Another common method was the use of a Desktop application which was done by some studies </w:t>
      </w:r>
      <w:r>
        <w:fldChar w:fldCharType="begin"/>
      </w:r>
      <w:r w:rsidR="007B5711">
        <w:instrText xml:space="preserve"> ADDIN ZOTERO_ITEM CSL_CITATION {"citationID":"fflZDuek","properties":{"formattedCitation":"[39,49,52,55]","plainCitation":"[39,49,52,55]","noteIndex":0},"citationItems":[{"id":126,"uris":["http://zotero.org/groups/5004747/items/SZ698YAT"],"itemData":{"id":126,"type":"article-journal","container-title":"IEEE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7B5711" w:rsidRPr="007B5711">
        <w:t>[39,49,52,55]</w:t>
      </w:r>
      <w:r>
        <w:fldChar w:fldCharType="end"/>
      </w:r>
      <w:r>
        <w:t xml:space="preserve">. Alternatively, instead of implementing an interactive platform such as a mobile or a desktop app, Ran et al. </w:t>
      </w:r>
      <w:r>
        <w:fldChar w:fldCharType="begin"/>
      </w:r>
      <w:r w:rsidR="007B5711">
        <w:instrText xml:space="preserve"> ADDIN ZOTERO_ITEM CSL_CITATION {"citationID":"BayxwZBd","properties":{"formattedCitation":"[61]","plainCitation":"[61]","noteIndex":0},"citationItems":[{"id":103,"uris":["http://zotero.org/groups/5004747/items/JS76S86Q"],"itemData":{"id":103,"type":"article-journal","container-title":"Sensors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[61]</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7B5711">
        <w:instrText xml:space="preserve"> ADDIN ZOTERO_ITEM CSL_CITATION {"citationID":"G2YLu9L6","properties":{"formattedCitation":"[50]","plainCitation":"[50]","noteIndex":0},"citationItems":[{"id":228,"uris":["http://zotero.org/users/11398818/items/A72X998B"],"itemData":{"id":228,"type":"article-journal","container-title":"International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r>
        <w:t xml:space="preserve"> looked at using a RGB bulb capable of changing colors whenever an incorrect posture is being detected</w:t>
      </w:r>
      <w:r w:rsidR="006E664B">
        <w:t>.</w:t>
      </w:r>
    </w:p>
    <w:p w14:paraId="0BFA00DB" w14:textId="77777777" w:rsidR="00997560" w:rsidRDefault="00997560" w:rsidP="006E664B">
      <w:pPr>
        <w:pStyle w:val="MDPI31text"/>
      </w:pPr>
    </w:p>
    <w:p w14:paraId="36E16D75" w14:textId="77777777" w:rsidR="00997560" w:rsidRDefault="00997560" w:rsidP="006E664B">
      <w:pPr>
        <w:pStyle w:val="MDPI31text"/>
      </w:pPr>
    </w:p>
    <w:p w14:paraId="4EE7F37C" w14:textId="77777777" w:rsidR="00997560" w:rsidRDefault="00997560" w:rsidP="006E664B">
      <w:pPr>
        <w:pStyle w:val="MDPI31text"/>
      </w:pPr>
    </w:p>
    <w:p w14:paraId="2B99A740" w14:textId="77777777" w:rsidR="00CD5673" w:rsidRDefault="00CD5673" w:rsidP="006E664B">
      <w:pPr>
        <w:pStyle w:val="MDPI31text"/>
      </w:pPr>
    </w:p>
    <w:p w14:paraId="0C008F20" w14:textId="77777777" w:rsidR="00CD5673" w:rsidRDefault="00CD5673" w:rsidP="006E664B">
      <w:pPr>
        <w:pStyle w:val="MDPI31text"/>
      </w:pPr>
    </w:p>
    <w:p w14:paraId="11A4F179" w14:textId="77777777" w:rsidR="00CD5673" w:rsidRDefault="00CD5673" w:rsidP="006E664B">
      <w:pPr>
        <w:pStyle w:val="MDPI31text"/>
      </w:pPr>
    </w:p>
    <w:p w14:paraId="784EAEA4" w14:textId="77777777" w:rsidR="00CD5673" w:rsidRDefault="00CD5673" w:rsidP="006E664B">
      <w:pPr>
        <w:pStyle w:val="MDPI31text"/>
      </w:pPr>
    </w:p>
    <w:p w14:paraId="67282EB3" w14:textId="77777777" w:rsidR="00CD5673" w:rsidRDefault="00CD5673" w:rsidP="006E664B">
      <w:pPr>
        <w:pStyle w:val="MDPI31text"/>
      </w:pPr>
    </w:p>
    <w:p w14:paraId="5798E532" w14:textId="77777777" w:rsidR="00CD5673" w:rsidRDefault="00CD5673" w:rsidP="006E664B">
      <w:pPr>
        <w:pStyle w:val="MDPI31text"/>
      </w:pPr>
    </w:p>
    <w:p w14:paraId="7DED8B5F" w14:textId="77777777" w:rsidR="00CD5673" w:rsidRDefault="00CD5673" w:rsidP="006E664B">
      <w:pPr>
        <w:pStyle w:val="MDPI31text"/>
      </w:pPr>
    </w:p>
    <w:p w14:paraId="7194FE8E" w14:textId="77777777" w:rsidR="00CD5673" w:rsidRDefault="00CD5673" w:rsidP="006E664B">
      <w:pPr>
        <w:pStyle w:val="MDPI31text"/>
      </w:pPr>
    </w:p>
    <w:p w14:paraId="21780B53" w14:textId="77777777" w:rsidR="00997560" w:rsidRDefault="00997560" w:rsidP="006E664B">
      <w:pPr>
        <w:pStyle w:val="MDPI31text"/>
      </w:pPr>
    </w:p>
    <w:p w14:paraId="71D4CE98" w14:textId="15D55CDA" w:rsidR="009056E2" w:rsidRDefault="00735236" w:rsidP="00F60165">
      <w:pPr>
        <w:pStyle w:val="MDPI21heading1"/>
        <w:numPr>
          <w:ilvl w:val="0"/>
          <w:numId w:val="34"/>
        </w:numPr>
      </w:pPr>
      <w:r>
        <w:lastRenderedPageBreak/>
        <w:t>Discussion</w:t>
      </w:r>
    </w:p>
    <w:p w14:paraId="74A432E4" w14:textId="05D20477" w:rsidR="00F60165" w:rsidRDefault="00161A32" w:rsidP="00161A32">
      <w:pPr>
        <w:pStyle w:val="MDPI22heading2"/>
        <w:numPr>
          <w:ilvl w:val="1"/>
          <w:numId w:val="34"/>
        </w:numPr>
      </w:pPr>
      <w:r>
        <w:t>Technology</w:t>
      </w:r>
    </w:p>
    <w:p w14:paraId="0B6D8E74" w14:textId="3A294CE5" w:rsidR="00D71F6C" w:rsidRPr="0017470A" w:rsidRDefault="00387B6E" w:rsidP="006E664B">
      <w:pPr>
        <w:pStyle w:val="MDPI31text"/>
        <w:rPr>
          <w:color w:val="auto"/>
        </w:rPr>
      </w:pPr>
      <w:proofErr w:type="gramStart"/>
      <w:r w:rsidRPr="0017470A">
        <w:rPr>
          <w:color w:val="auto"/>
        </w:rPr>
        <w:t>The vast</w:t>
      </w:r>
      <w:r w:rsidR="007A0AC5" w:rsidRPr="0017470A">
        <w:rPr>
          <w:color w:val="auto"/>
        </w:rPr>
        <w:t xml:space="preserve"> majority of</w:t>
      </w:r>
      <w:proofErr w:type="gramEnd"/>
      <w:r w:rsidR="007A0AC5" w:rsidRPr="0017470A">
        <w:rPr>
          <w:color w:val="auto"/>
        </w:rPr>
        <w:t xml:space="preserve"> the research studies </w:t>
      </w:r>
      <w:r w:rsidRPr="0017470A">
        <w:rPr>
          <w:color w:val="auto"/>
        </w:rPr>
        <w:t>revealed that</w:t>
      </w:r>
      <w:r w:rsidR="00515335" w:rsidRPr="0017470A">
        <w:rPr>
          <w:color w:val="auto"/>
        </w:rPr>
        <w:t xml:space="preserve"> the most popular approach to develop a smart sensing chair is to employ the</w:t>
      </w:r>
      <w:r w:rsidR="00FE24CC" w:rsidRPr="0017470A">
        <w:rPr>
          <w:color w:val="auto"/>
        </w:rPr>
        <w:t xml:space="preserve"> use of pressure sensors</w:t>
      </w:r>
      <w:r w:rsidR="00515335" w:rsidRPr="0017470A">
        <w:rPr>
          <w:color w:val="auto"/>
        </w:rPr>
        <w:t>.</w:t>
      </w:r>
      <w:r w:rsidR="002D12FE" w:rsidRPr="0017470A">
        <w:rPr>
          <w:color w:val="auto"/>
        </w:rPr>
        <w:t xml:space="preserve"> Table </w:t>
      </w:r>
      <w:r w:rsidR="00CD5673">
        <w:rPr>
          <w:color w:val="auto"/>
        </w:rPr>
        <w:t>6</w:t>
      </w:r>
      <w:r w:rsidR="002D12FE" w:rsidRPr="0017470A">
        <w:rPr>
          <w:color w:val="auto"/>
        </w:rPr>
        <w:t xml:space="preserve"> </w:t>
      </w:r>
      <w:r w:rsidR="001B118D" w:rsidRPr="0017470A">
        <w:rPr>
          <w:color w:val="auto"/>
        </w:rPr>
        <w:t xml:space="preserve">clearly </w:t>
      </w:r>
      <w:r w:rsidR="00430BB9" w:rsidRPr="0017470A">
        <w:rPr>
          <w:color w:val="auto"/>
        </w:rPr>
        <w:t>shows</w:t>
      </w:r>
      <w:r w:rsidR="001B118D" w:rsidRPr="0017470A">
        <w:rPr>
          <w:color w:val="auto"/>
        </w:rPr>
        <w:t xml:space="preserve"> that over the years pressure sensors </w:t>
      </w:r>
      <w:r w:rsidR="00A74C4F" w:rsidRPr="0017470A">
        <w:rPr>
          <w:color w:val="auto"/>
        </w:rPr>
        <w:t xml:space="preserve">have </w:t>
      </w:r>
      <w:r w:rsidR="001B118D" w:rsidRPr="0017470A">
        <w:rPr>
          <w:color w:val="auto"/>
        </w:rPr>
        <w:t>always</w:t>
      </w:r>
      <w:r w:rsidR="00A74C4F" w:rsidRPr="0017470A">
        <w:rPr>
          <w:color w:val="auto"/>
        </w:rPr>
        <w:t xml:space="preserve"> been</w:t>
      </w:r>
      <w:r w:rsidR="003D409E" w:rsidRPr="0017470A">
        <w:rPr>
          <w:color w:val="auto"/>
        </w:rPr>
        <w:t xml:space="preserve"> the preferred </w:t>
      </w:r>
      <w:r w:rsidR="00A74C4F" w:rsidRPr="0017470A">
        <w:rPr>
          <w:color w:val="auto"/>
        </w:rPr>
        <w:t>option</w:t>
      </w:r>
      <w:r w:rsidR="003D409E" w:rsidRPr="0017470A">
        <w:rPr>
          <w:color w:val="auto"/>
        </w:rPr>
        <w:t xml:space="preserve"> in the classification of sitting posture among researchers</w:t>
      </w:r>
      <w:r w:rsidR="00567D00" w:rsidRPr="0017470A">
        <w:rPr>
          <w:color w:val="auto"/>
        </w:rPr>
        <w:t>; o</w:t>
      </w:r>
      <w:r w:rsidR="00A74C4F" w:rsidRPr="0017470A">
        <w:rPr>
          <w:color w:val="auto"/>
        </w:rPr>
        <w:t>u</w:t>
      </w:r>
      <w:r w:rsidR="00430BB9" w:rsidRPr="0017470A">
        <w:rPr>
          <w:color w:val="auto"/>
        </w:rPr>
        <w:t xml:space="preserve">t of which, FSR </w:t>
      </w:r>
      <w:r w:rsidR="006570B6" w:rsidRPr="0017470A">
        <w:rPr>
          <w:color w:val="auto"/>
        </w:rPr>
        <w:t>sensors were</w:t>
      </w:r>
      <w:r w:rsidR="000567A1" w:rsidRPr="0017470A">
        <w:rPr>
          <w:color w:val="auto"/>
        </w:rPr>
        <w:t xml:space="preserve"> </w:t>
      </w:r>
      <w:r w:rsidR="00567D00" w:rsidRPr="0017470A">
        <w:rPr>
          <w:color w:val="auto"/>
        </w:rPr>
        <w:t>the preferred option</w:t>
      </w:r>
      <w:r w:rsidR="000567A1" w:rsidRPr="0017470A">
        <w:rPr>
          <w:color w:val="auto"/>
        </w:rPr>
        <w:t xml:space="preserve"> compared to textile pressure sensors</w:t>
      </w:r>
      <w:r w:rsidR="00567D00" w:rsidRPr="0017470A">
        <w:rPr>
          <w:color w:val="auto"/>
        </w:rPr>
        <w:t>.</w:t>
      </w:r>
    </w:p>
    <w:p w14:paraId="614CEE6A" w14:textId="77777777" w:rsidR="00D71F6C" w:rsidRDefault="00D71F6C" w:rsidP="00D71F6C">
      <w:pPr>
        <w:pStyle w:val="MDPI52figure"/>
      </w:pPr>
      <w:r>
        <w:rPr>
          <w:noProof/>
        </w:rPr>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F634753" w14:textId="7B397C31" w:rsidR="00D71F6C" w:rsidRPr="009214D5" w:rsidRDefault="00D71F6C" w:rsidP="00D71F6C">
      <w:pPr>
        <w:pStyle w:val="MDPI51figurecaption"/>
        <w:rPr>
          <w:color w:val="auto"/>
        </w:rPr>
      </w:pPr>
      <w:r w:rsidRPr="00740594">
        <w:rPr>
          <w:b/>
          <w:bCs/>
          <w:color w:val="auto"/>
        </w:rPr>
        <w:t xml:space="preserve">Figure </w:t>
      </w:r>
      <w:r w:rsidR="00CD5673">
        <w:rPr>
          <w:b/>
          <w:bCs/>
          <w:color w:val="auto"/>
        </w:rPr>
        <w:t>6</w:t>
      </w:r>
      <w:r w:rsidR="00740594">
        <w:rPr>
          <w:color w:val="auto"/>
        </w:rPr>
        <w:t xml:space="preserve">. </w:t>
      </w:r>
      <w:r w:rsidRPr="009214D5">
        <w:rPr>
          <w:color w:val="auto"/>
        </w:rPr>
        <w:t>Number of Research Papers published on smart sensing chair technology</w:t>
      </w:r>
      <w:r>
        <w:rPr>
          <w:color w:val="auto"/>
        </w:rPr>
        <w:t xml:space="preserve"> along with the sensor being used</w:t>
      </w:r>
      <w:r w:rsidRPr="009214D5">
        <w:rPr>
          <w:color w:val="auto"/>
        </w:rPr>
        <w:t xml:space="preserve"> from 2007 to 2023.</w:t>
      </w:r>
    </w:p>
    <w:p w14:paraId="3A04B2D2" w14:textId="1E0B24EA" w:rsidR="00D71F6C" w:rsidRPr="008C4C38" w:rsidRDefault="00705ADE" w:rsidP="008C4C38">
      <w:pPr>
        <w:pStyle w:val="MDPI31text"/>
        <w:rPr>
          <w:color w:val="auto"/>
        </w:rPr>
      </w:pPr>
      <w:r w:rsidRPr="0017470A">
        <w:rPr>
          <w:color w:val="auto"/>
        </w:rPr>
        <w:t xml:space="preserve">In terms of the sensor placement </w:t>
      </w:r>
      <w:r w:rsidR="00C71991" w:rsidRPr="0017470A">
        <w:rPr>
          <w:color w:val="auto"/>
        </w:rPr>
        <w:t>configuration</w:t>
      </w:r>
      <w:r w:rsidRPr="0017470A">
        <w:rPr>
          <w:color w:val="auto"/>
        </w:rPr>
        <w:t xml:space="preserve">, </w:t>
      </w:r>
      <w:r w:rsidR="004C3EA5" w:rsidRPr="0017470A">
        <w:rPr>
          <w:color w:val="auto"/>
        </w:rPr>
        <w:t>placing</w:t>
      </w:r>
      <w:r w:rsidR="00790D45" w:rsidRPr="0017470A">
        <w:rPr>
          <w:color w:val="auto"/>
        </w:rPr>
        <w:t xml:space="preserve"> various</w:t>
      </w:r>
      <w:r w:rsidR="004C3EA5" w:rsidRPr="0017470A">
        <w:rPr>
          <w:color w:val="auto"/>
        </w:rPr>
        <w:t xml:space="preserve"> ind</w:t>
      </w:r>
      <w:r w:rsidR="00790D45" w:rsidRPr="0017470A">
        <w:rPr>
          <w:color w:val="auto"/>
        </w:rPr>
        <w:t xml:space="preserve">ividual pressure </w:t>
      </w:r>
      <w:r w:rsidR="00C71991" w:rsidRPr="0017470A">
        <w:rPr>
          <w:color w:val="auto"/>
        </w:rPr>
        <w:t>sensor</w:t>
      </w:r>
      <w:r w:rsidR="00790D45" w:rsidRPr="0017470A">
        <w:rPr>
          <w:color w:val="auto"/>
        </w:rPr>
        <w:t>s around the chair</w:t>
      </w:r>
      <w:r w:rsidR="00986511" w:rsidRPr="0017470A">
        <w:rPr>
          <w:color w:val="auto"/>
        </w:rPr>
        <w:t xml:space="preserve"> tends to be preferred method, rather than utilizing dense pressure arrays. </w:t>
      </w:r>
      <w:r w:rsidR="00E02FF8" w:rsidRPr="0017470A">
        <w:rPr>
          <w:color w:val="auto"/>
        </w:rPr>
        <w:t xml:space="preserve">So far </w:t>
      </w:r>
      <w:r w:rsidR="00333BCC" w:rsidRPr="0017470A">
        <w:rPr>
          <w:color w:val="auto"/>
        </w:rPr>
        <w:t>there was no correlation seen that suggested that one placement strategy that produces higher classification accuracy over the other.</w:t>
      </w:r>
      <w:r w:rsidR="002D0BA0" w:rsidRPr="0017470A">
        <w:rPr>
          <w:color w:val="auto"/>
        </w:rPr>
        <w:t xml:space="preserve"> However, there </w:t>
      </w:r>
      <w:r w:rsidR="000A659D" w:rsidRPr="0017470A">
        <w:rPr>
          <w:color w:val="auto"/>
        </w:rPr>
        <w:t>are other variables that should be considered such as</w:t>
      </w:r>
      <w:r w:rsidR="009F2F0E" w:rsidRPr="0017470A">
        <w:rPr>
          <w:color w:val="auto"/>
        </w:rPr>
        <w:t xml:space="preserve"> maintenance and</w:t>
      </w:r>
      <w:r w:rsidR="000A659D" w:rsidRPr="0017470A">
        <w:rPr>
          <w:color w:val="auto"/>
        </w:rPr>
        <w:t xml:space="preserve"> cost</w:t>
      </w:r>
      <w:r w:rsidR="009F2F0E" w:rsidRPr="0017470A">
        <w:rPr>
          <w:color w:val="auto"/>
        </w:rPr>
        <w:t>s</w:t>
      </w:r>
      <w:r w:rsidR="000A659D" w:rsidRPr="0017470A">
        <w:rPr>
          <w:color w:val="auto"/>
        </w:rPr>
        <w:t xml:space="preserve">. </w:t>
      </w:r>
      <w:r w:rsidR="009F2F0E" w:rsidRPr="0017470A">
        <w:rPr>
          <w:color w:val="auto"/>
        </w:rPr>
        <w:t xml:space="preserve">Dense sensor arrays </w:t>
      </w:r>
      <w:r w:rsidR="00CC6A4D" w:rsidRPr="0017470A">
        <w:rPr>
          <w:color w:val="auto"/>
        </w:rPr>
        <w:t>are known to be more costly</w:t>
      </w:r>
      <w:r w:rsidR="001E29A3" w:rsidRPr="0017470A">
        <w:rPr>
          <w:color w:val="auto"/>
        </w:rPr>
        <w:t xml:space="preserve"> and harder to manage</w:t>
      </w:r>
      <w:r w:rsidR="00CC6A4D" w:rsidRPr="0017470A">
        <w:rPr>
          <w:color w:val="auto"/>
        </w:rPr>
        <w:t xml:space="preserve"> compared to </w:t>
      </w:r>
      <w:r w:rsidR="00255EC1" w:rsidRPr="0017470A">
        <w:rPr>
          <w:color w:val="auto"/>
        </w:rPr>
        <w:t xml:space="preserve">their counterparts </w:t>
      </w:r>
      <w:r w:rsidR="00255EC1" w:rsidRPr="0017470A">
        <w:rPr>
          <w:color w:val="auto"/>
        </w:rPr>
        <w:fldChar w:fldCharType="begin"/>
      </w:r>
      <w:r w:rsidR="007B5711">
        <w:rPr>
          <w:color w:val="auto"/>
        </w:rPr>
        <w:instrText xml:space="preserve"> ADDIN ZOTERO_ITEM CSL_CITATION {"citationID":"2iPkpE0C","properties":{"formattedCitation":"[33]","plainCitation":"[33]","noteIndex":0},"citationItems":[{"id":223,"uris":["http://zotero.org/users/11398818/items/2HFDN9YP"],"itemData":{"id":223,"type":"article-journal","container-title":"IEEE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17470A">
        <w:rPr>
          <w:color w:val="auto"/>
        </w:rPr>
        <w:fldChar w:fldCharType="separate"/>
      </w:r>
      <w:r w:rsidR="007B5711" w:rsidRPr="007B5711">
        <w:t>[33]</w:t>
      </w:r>
      <w:r w:rsidR="00255EC1" w:rsidRPr="0017470A">
        <w:rPr>
          <w:color w:val="auto"/>
        </w:rPr>
        <w:fldChar w:fldCharType="end"/>
      </w:r>
      <w:r w:rsidR="00255EC1" w:rsidRPr="0017470A">
        <w:rPr>
          <w:color w:val="auto"/>
        </w:rPr>
        <w:t xml:space="preserve">. </w:t>
      </w:r>
      <w:proofErr w:type="gramStart"/>
      <w:r w:rsidR="001E29A3" w:rsidRPr="0017470A">
        <w:rPr>
          <w:color w:val="auto"/>
        </w:rPr>
        <w:t>Due to the fact that</w:t>
      </w:r>
      <w:proofErr w:type="gramEnd"/>
      <w:r w:rsidR="001E29A3" w:rsidRPr="0017470A">
        <w:rPr>
          <w:color w:val="auto"/>
        </w:rPr>
        <w:t xml:space="preserve"> </w:t>
      </w:r>
      <w:r w:rsidR="00255EC1" w:rsidRPr="0017470A">
        <w:rPr>
          <w:color w:val="auto"/>
        </w:rPr>
        <w:t xml:space="preserve">if one or more of the individual sensing units </w:t>
      </w:r>
      <w:r w:rsidR="001E29A3" w:rsidRPr="0017470A">
        <w:rPr>
          <w:color w:val="auto"/>
        </w:rPr>
        <w:t xml:space="preserve">within the array </w:t>
      </w:r>
      <w:r w:rsidR="00255EC1" w:rsidRPr="0017470A">
        <w:rPr>
          <w:color w:val="auto"/>
        </w:rPr>
        <w:t xml:space="preserve">is faulty, it would be required to replace the entire sensor </w:t>
      </w:r>
      <w:r w:rsidR="0060773B" w:rsidRPr="0017470A">
        <w:rPr>
          <w:color w:val="auto"/>
        </w:rPr>
        <w:t>array</w:t>
      </w:r>
      <w:r w:rsidR="00F46871" w:rsidRPr="0017470A">
        <w:rPr>
          <w:color w:val="auto"/>
        </w:rPr>
        <w:t xml:space="preserve"> unit</w:t>
      </w:r>
      <w:r w:rsidR="00255EC1" w:rsidRPr="0017470A">
        <w:rPr>
          <w:color w:val="auto"/>
        </w:rPr>
        <w:t xml:space="preserve"> instead of the individual sensor</w:t>
      </w:r>
      <w:r w:rsidR="00554956">
        <w:rPr>
          <w:color w:val="auto"/>
        </w:rPr>
        <w:t xml:space="preserve"> leading to maintenance costs</w:t>
      </w:r>
      <w:r w:rsidR="00255EC1" w:rsidRPr="0017470A">
        <w:rPr>
          <w:color w:val="auto"/>
        </w:rPr>
        <w:t>.</w:t>
      </w: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3B4E99EB"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007B5711">
        <w:rPr>
          <w:color w:val="auto"/>
        </w:rPr>
        <w:instrText xml:space="preserve"> ADDIN ZOTERO_ITEM CSL_CITATION {"citationID":"HvMeLFHb","properties":{"formattedCitation":"[45]","plainCitation":"[45]","noteIndex":0},"citationItems":[{"id":169,"uris":["http://zotero.org/users/11398818/items/8IPGYUV4"],"itemData":{"id":169,"type":"article-journal","container-title":"IEEE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007B5711" w:rsidRPr="007B5711">
        <w:t>[45]</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007B5711">
        <w:rPr>
          <w:color w:val="auto"/>
        </w:rPr>
        <w:instrText xml:space="preserve"> ADDIN ZOTERO_ITEM CSL_CITATION {"citationID":"QEnFagwC","properties":{"formattedCitation":"[53]","plainCitation":"[53]","noteIndex":0},"citationItems":[{"id":265,"uris":["http://zotero.org/users/11398818/items/89B29YFX"],"itemData":{"id":265,"type":"paper-conference","container-title":"2019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007B5711" w:rsidRPr="007B5711">
        <w:t>[53]</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w:t>
      </w:r>
      <w:proofErr w:type="spellStart"/>
      <w:r w:rsidRPr="003E0776">
        <w:rPr>
          <w:color w:val="auto"/>
        </w:rPr>
        <w:t>LBCNet</w:t>
      </w:r>
      <w:proofErr w:type="spellEnd"/>
      <w:r w:rsidRPr="003E0776">
        <w:rPr>
          <w:color w:val="auto"/>
        </w:rPr>
        <w:t xml:space="preserve"> to classify fifteen sitting postures. Ma et al. </w:t>
      </w:r>
      <w:r w:rsidRPr="003E0776">
        <w:rPr>
          <w:color w:val="auto"/>
        </w:rPr>
        <w:fldChar w:fldCharType="begin"/>
      </w:r>
      <w:r w:rsidR="007B5711">
        <w:rPr>
          <w:color w:val="auto"/>
        </w:rPr>
        <w:instrText xml:space="preserve"> ADDIN ZOTERO_ITEM CSL_CITATION {"citationID":"JpvHa0BZ","properties":{"formattedCitation":"[33]","plainCitation":"[33]","noteIndex":0},"citationItems":[{"id":223,"uris":["http://zotero.org/users/11398818/items/2HFDN9YP"],"itemData":{"id":223,"type":"article-journal","container-title":"IEEE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7B5711" w:rsidRPr="007B5711">
        <w:t>[33]</w:t>
      </w:r>
      <w:r w:rsidRPr="003E0776">
        <w:rPr>
          <w:color w:val="auto"/>
        </w:rPr>
        <w:fldChar w:fldCharType="end"/>
      </w:r>
      <w:r w:rsidRPr="003E0776">
        <w:rPr>
          <w:color w:val="auto"/>
        </w:rPr>
        <w:t xml:space="preserve"> developed a smart seating </w:t>
      </w:r>
      <w:r w:rsidRPr="003E0776">
        <w:rPr>
          <w:color w:val="auto"/>
        </w:rPr>
        <w:lastRenderedPageBreak/>
        <w:t xml:space="preserve">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45EC8E1E" w:rsidR="00B40CF3" w:rsidRDefault="00B40CF3" w:rsidP="00F66393">
      <w:pPr>
        <w:pStyle w:val="MDPI31text"/>
      </w:pPr>
      <w:r>
        <w:t xml:space="preserve">Figure </w:t>
      </w:r>
      <w:r w:rsidR="00A96F1E">
        <w:t>7</w:t>
      </w:r>
      <w:r>
        <w:t xml:space="preserve">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rsidR="007B5711">
        <w:instrText xml:space="preserve"> ADDIN ZOTERO_ITEM CSL_CITATION {"citationID":"s6hSzK5C","properties":{"formattedCitation":"[54]","plainCitation":"[54]","noteIndex":0},"citationItems":[{"id":272,"uris":["http://zotero.org/users/11398818/items/7ANKQUF4"],"itemData":{"id":272,"type":"article-journal","abstract":"We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1A1B80" w14:textId="7FD2C8F1" w:rsidR="00632C59" w:rsidRDefault="00AB0B3E" w:rsidP="009D1DE7">
      <w:pPr>
        <w:pStyle w:val="MDPI51figurecaption"/>
      </w:pPr>
      <w:r w:rsidRPr="006B0865">
        <w:rPr>
          <w:b/>
          <w:bCs/>
        </w:rPr>
        <w:t xml:space="preserve">Figure </w:t>
      </w:r>
      <w:r w:rsidR="00A96F1E">
        <w:rPr>
          <w:b/>
          <w:bCs/>
        </w:rPr>
        <w:t>7</w:t>
      </w:r>
      <w:r w:rsidRPr="006B0865">
        <w:rPr>
          <w:b/>
          <w:bCs/>
        </w:rPr>
        <w:t>.</w:t>
      </w:r>
      <w:r>
        <w:t xml:space="preserve"> Comparison of Machine Learning Models: Number of Postures vs Accuracy vs Test Subjects</w:t>
      </w:r>
    </w:p>
    <w:p w14:paraId="433550B6" w14:textId="1F349689" w:rsidR="00D47AE1" w:rsidRDefault="00D47AE1" w:rsidP="00D47AE1">
      <w:pPr>
        <w:pStyle w:val="MDPI31text"/>
      </w:pPr>
      <w:r>
        <w:t>Additionally, from Figure 7 it was quite interesting to see deep learning models such as CNN and ANN aren’t much better</w:t>
      </w:r>
      <w:r w:rsidRPr="00EB0052">
        <w:t xml:space="preserve"> </w:t>
      </w:r>
      <w:r>
        <w:t xml:space="preserve">in </w:t>
      </w:r>
      <w:r w:rsidRPr="00EB0052">
        <w:t>achieving higher classification accurac</w:t>
      </w:r>
      <w:r>
        <w:t>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w:t>
      </w:r>
    </w:p>
    <w:p w14:paraId="2384E574" w14:textId="77777777" w:rsidR="008C4C38" w:rsidRDefault="008C4C38" w:rsidP="00D47AE1">
      <w:pPr>
        <w:pStyle w:val="MDPI31text"/>
      </w:pPr>
    </w:p>
    <w:p w14:paraId="4D0DEE38" w14:textId="77777777" w:rsidR="008C4C38" w:rsidRDefault="008C4C38" w:rsidP="00D47AE1">
      <w:pPr>
        <w:pStyle w:val="MDPI31text"/>
      </w:pPr>
    </w:p>
    <w:p w14:paraId="72634F3A" w14:textId="77777777" w:rsidR="008C4C38" w:rsidRDefault="008C4C38" w:rsidP="00D47AE1">
      <w:pPr>
        <w:pStyle w:val="MDPI31text"/>
      </w:pPr>
    </w:p>
    <w:p w14:paraId="3CA761E2" w14:textId="77777777" w:rsidR="008C4C38" w:rsidRDefault="008C4C38" w:rsidP="00D47AE1">
      <w:pPr>
        <w:pStyle w:val="MDPI31text"/>
      </w:pPr>
    </w:p>
    <w:p w14:paraId="79312660" w14:textId="77777777" w:rsidR="00A96F1E" w:rsidRDefault="00A96F1E" w:rsidP="00D47AE1">
      <w:pPr>
        <w:pStyle w:val="MDPI31text"/>
      </w:pPr>
    </w:p>
    <w:p w14:paraId="4F623DB3" w14:textId="77777777" w:rsidR="00A96F1E" w:rsidRDefault="00A96F1E" w:rsidP="00D47AE1">
      <w:pPr>
        <w:pStyle w:val="MDPI31text"/>
      </w:pPr>
    </w:p>
    <w:p w14:paraId="3A787540" w14:textId="77777777" w:rsidR="00A96F1E" w:rsidRDefault="00A96F1E" w:rsidP="00D47AE1">
      <w:pPr>
        <w:pStyle w:val="MDPI31text"/>
      </w:pPr>
    </w:p>
    <w:p w14:paraId="6A7EDC2E" w14:textId="77777777" w:rsidR="00A96F1E" w:rsidRDefault="00A96F1E" w:rsidP="00D47AE1">
      <w:pPr>
        <w:pStyle w:val="MDPI31text"/>
      </w:pPr>
    </w:p>
    <w:p w14:paraId="34A6B156" w14:textId="23A423AE" w:rsidR="00AE4DC0" w:rsidRDefault="002A0DBE" w:rsidP="00430029">
      <w:pPr>
        <w:pStyle w:val="MDPI22heading2"/>
      </w:pPr>
      <w:r>
        <w:lastRenderedPageBreak/>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4F815693" w:rsidR="00AE4DC0" w:rsidRPr="008C4C38" w:rsidRDefault="00EF5FE4" w:rsidP="00551ECD">
      <w:pPr>
        <w:pStyle w:val="MDPI31text"/>
        <w:rPr>
          <w:color w:val="auto"/>
        </w:rPr>
      </w:pPr>
      <w:r w:rsidRPr="008C4C38">
        <w:rPr>
          <w:color w:val="auto"/>
        </w:rPr>
        <w:t>Looking at</w:t>
      </w:r>
      <w:r w:rsidR="0014456D" w:rsidRPr="008C4C38">
        <w:rPr>
          <w:color w:val="auto"/>
        </w:rPr>
        <w:t xml:space="preserve"> the current state of</w:t>
      </w:r>
      <w:r w:rsidR="00C16597" w:rsidRPr="008C4C38">
        <w:rPr>
          <w:color w:val="auto"/>
        </w:rPr>
        <w:t xml:space="preserve"> this research field, </w:t>
      </w:r>
      <w:r w:rsidR="00D36F83" w:rsidRPr="008C4C38">
        <w:rPr>
          <w:color w:val="auto"/>
        </w:rPr>
        <w:t>many of</w:t>
      </w:r>
      <w:r w:rsidR="00C16597" w:rsidRPr="008C4C38">
        <w:rPr>
          <w:color w:val="auto"/>
        </w:rPr>
        <w:t xml:space="preserve"> the</w:t>
      </w:r>
      <w:r w:rsidR="00DF166A" w:rsidRPr="008C4C38">
        <w:rPr>
          <w:color w:val="auto"/>
        </w:rPr>
        <w:t xml:space="preserve"> studies</w:t>
      </w:r>
      <w:r w:rsidR="00C16597" w:rsidRPr="008C4C38">
        <w:rPr>
          <w:color w:val="auto"/>
        </w:rPr>
        <w:t xml:space="preserve"> predominantly focus on the development of </w:t>
      </w:r>
      <w:r w:rsidRPr="008C4C38">
        <w:rPr>
          <w:color w:val="auto"/>
        </w:rPr>
        <w:t xml:space="preserve">algorithms that would achieve high classification accuracy. </w:t>
      </w:r>
      <w:r w:rsidR="00EA70D5" w:rsidRPr="008C4C38">
        <w:rPr>
          <w:color w:val="auto"/>
        </w:rPr>
        <w:t xml:space="preserve">While it is valuable to find </w:t>
      </w:r>
      <w:r w:rsidR="00BF6B93" w:rsidRPr="008C4C38">
        <w:rPr>
          <w:color w:val="auto"/>
        </w:rPr>
        <w:t xml:space="preserve">different </w:t>
      </w:r>
      <w:r w:rsidR="00D352D1" w:rsidRPr="008C4C38">
        <w:rPr>
          <w:color w:val="auto"/>
        </w:rPr>
        <w:t>ways</w:t>
      </w:r>
      <w:r w:rsidR="00BF6B93" w:rsidRPr="008C4C38">
        <w:rPr>
          <w:color w:val="auto"/>
        </w:rPr>
        <w:t xml:space="preserve"> and techniques to achieve</w:t>
      </w:r>
      <w:r w:rsidR="00E35592" w:rsidRPr="008C4C38">
        <w:rPr>
          <w:color w:val="auto"/>
        </w:rPr>
        <w:t xml:space="preserve"> better </w:t>
      </w:r>
      <w:r w:rsidR="00D352D1" w:rsidRPr="008C4C38">
        <w:rPr>
          <w:color w:val="auto"/>
        </w:rPr>
        <w:t>results</w:t>
      </w:r>
      <w:r w:rsidR="00E35592" w:rsidRPr="008C4C38">
        <w:rPr>
          <w:color w:val="auto"/>
        </w:rPr>
        <w:t xml:space="preserve"> in the detection of different sitting postures</w:t>
      </w:r>
      <w:r w:rsidR="00BF6B93" w:rsidRPr="008C4C38">
        <w:rPr>
          <w:color w:val="auto"/>
        </w:rPr>
        <w:t xml:space="preserve">, there </w:t>
      </w:r>
      <w:r w:rsidR="008841DC" w:rsidRPr="008C4C38">
        <w:rPr>
          <w:color w:val="auto"/>
        </w:rPr>
        <w:t xml:space="preserve">is however a </w:t>
      </w:r>
      <w:r w:rsidR="00FA1D08" w:rsidRPr="008C4C38">
        <w:rPr>
          <w:color w:val="auto"/>
        </w:rPr>
        <w:t>lack of interest</w:t>
      </w:r>
      <w:r w:rsidR="008841DC" w:rsidRPr="008C4C38">
        <w:rPr>
          <w:color w:val="auto"/>
        </w:rPr>
        <w:t xml:space="preserve"> surrounding </w:t>
      </w:r>
      <w:r w:rsidR="00CC34F9" w:rsidRPr="008C4C38">
        <w:rPr>
          <w:color w:val="auto"/>
        </w:rPr>
        <w:t xml:space="preserve">the </w:t>
      </w:r>
      <w:r w:rsidR="008841DC" w:rsidRPr="008C4C38">
        <w:rPr>
          <w:color w:val="auto"/>
        </w:rPr>
        <w:t xml:space="preserve">implementation of </w:t>
      </w:r>
      <w:r w:rsidR="005E6B68" w:rsidRPr="008C4C38">
        <w:rPr>
          <w:color w:val="auto"/>
        </w:rPr>
        <w:t>user feedback systems.</w:t>
      </w:r>
      <w:r w:rsidR="00D352D1" w:rsidRPr="008C4C38">
        <w:rPr>
          <w:color w:val="auto"/>
        </w:rPr>
        <w:t xml:space="preserve"> Most studies </w:t>
      </w:r>
      <w:r w:rsidR="00905B54" w:rsidRPr="008C4C38">
        <w:rPr>
          <w:color w:val="auto"/>
        </w:rPr>
        <w:t xml:space="preserve">tend to </w:t>
      </w:r>
      <w:r w:rsidR="00825C1F" w:rsidRPr="008C4C38">
        <w:rPr>
          <w:color w:val="auto"/>
        </w:rPr>
        <w:t>prioritize</w:t>
      </w:r>
      <w:r w:rsidR="00BA1E4C" w:rsidRPr="008C4C38">
        <w:rPr>
          <w:color w:val="auto"/>
        </w:rPr>
        <w:t xml:space="preserve"> other aspects such as sensor placement</w:t>
      </w:r>
      <w:r w:rsidR="00834AC5" w:rsidRPr="008C4C38">
        <w:rPr>
          <w:color w:val="auto"/>
        </w:rPr>
        <w:t xml:space="preserve"> and classification accuracy </w:t>
      </w:r>
      <w:r w:rsidR="0030583D" w:rsidRPr="008C4C38">
        <w:rPr>
          <w:color w:val="auto"/>
        </w:rPr>
        <w:t>and leave out the need to perform critical evaluation</w:t>
      </w:r>
      <w:r w:rsidR="00262FA3" w:rsidRPr="008C4C38">
        <w:rPr>
          <w:color w:val="auto"/>
        </w:rPr>
        <w:t xml:space="preserve"> on user feedback systems for posture correction. </w:t>
      </w:r>
      <w:r w:rsidR="004F5BE0" w:rsidRPr="008C4C38">
        <w:rPr>
          <w:color w:val="auto"/>
        </w:rPr>
        <w:t>As previously discussed</w:t>
      </w:r>
      <w:r w:rsidR="00AE4DC0" w:rsidRPr="008C4C38">
        <w:rPr>
          <w:color w:val="auto"/>
        </w:rPr>
        <w:t>, only</w:t>
      </w:r>
      <w:r w:rsidR="00487C07" w:rsidRPr="008C4C38">
        <w:rPr>
          <w:color w:val="auto"/>
        </w:rPr>
        <w:t xml:space="preserve"> </w:t>
      </w:r>
      <w:r w:rsidR="00AE4DC0" w:rsidRPr="008C4C38">
        <w:rPr>
          <w:color w:val="auto"/>
        </w:rPr>
        <w:t xml:space="preserve">11 </w:t>
      </w:r>
      <w:r w:rsidR="00123BD9" w:rsidRPr="008C4C38">
        <w:rPr>
          <w:color w:val="auto"/>
        </w:rPr>
        <w:t>studies</w:t>
      </w:r>
      <w:r w:rsidR="00487C07" w:rsidRPr="008C4C38">
        <w:rPr>
          <w:color w:val="auto"/>
        </w:rPr>
        <w:t xml:space="preserve"> </w:t>
      </w:r>
      <w:r w:rsidR="00D765AD" w:rsidRPr="008C4C38">
        <w:rPr>
          <w:color w:val="auto"/>
        </w:rPr>
        <w:t>implemented</w:t>
      </w:r>
      <w:r w:rsidR="00AE4DC0" w:rsidRPr="008C4C38">
        <w:rPr>
          <w:color w:val="auto"/>
        </w:rPr>
        <w:t xml:space="preserve"> </w:t>
      </w:r>
      <w:r w:rsidR="00487C07" w:rsidRPr="008C4C38">
        <w:rPr>
          <w:color w:val="auto"/>
        </w:rPr>
        <w:t>a user feedback system for posture correction</w:t>
      </w:r>
      <w:r w:rsidR="00AE4DC0" w:rsidRPr="008C4C38">
        <w:rPr>
          <w:color w:val="auto"/>
        </w:rPr>
        <w:t xml:space="preserve">; </w:t>
      </w:r>
      <w:r w:rsidR="00237EBD" w:rsidRPr="008C4C38">
        <w:rPr>
          <w:color w:val="auto"/>
        </w:rPr>
        <w:t>5</w:t>
      </w:r>
      <w:r w:rsidR="00AE4DC0" w:rsidRPr="008C4C38">
        <w:rPr>
          <w:color w:val="auto"/>
        </w:rPr>
        <w:t xml:space="preserve"> of </w:t>
      </w:r>
      <w:r w:rsidR="00123BD9" w:rsidRPr="008C4C38">
        <w:rPr>
          <w:color w:val="auto"/>
        </w:rPr>
        <w:t xml:space="preserve">which used a </w:t>
      </w:r>
      <w:r w:rsidR="00AE4DC0" w:rsidRPr="008C4C38">
        <w:rPr>
          <w:color w:val="auto"/>
        </w:rPr>
        <w:t xml:space="preserve">mobile </w:t>
      </w:r>
      <w:r w:rsidR="00A30A1C" w:rsidRPr="008C4C38">
        <w:rPr>
          <w:color w:val="auto"/>
        </w:rPr>
        <w:t>application</w:t>
      </w:r>
      <w:r w:rsidR="00AE4DC0" w:rsidRPr="008C4C38">
        <w:rPr>
          <w:color w:val="auto"/>
        </w:rPr>
        <w:t xml:space="preserve">. </w:t>
      </w:r>
      <w:r w:rsidR="00C747FD" w:rsidRPr="008C4C38">
        <w:rPr>
          <w:color w:val="auto"/>
        </w:rPr>
        <w:t>De</w:t>
      </w:r>
      <w:r w:rsidR="0077354D" w:rsidRPr="008C4C38">
        <w:rPr>
          <w:color w:val="auto"/>
        </w:rPr>
        <w:t>spite the lo</w:t>
      </w:r>
      <w:r w:rsidR="00D12DF8" w:rsidRPr="008C4C38">
        <w:rPr>
          <w:color w:val="auto"/>
        </w:rPr>
        <w:t xml:space="preserve">w adoption, there is an apparent </w:t>
      </w:r>
      <w:r w:rsidR="00551ECD" w:rsidRPr="008C4C38">
        <w:rPr>
          <w:color w:val="auto"/>
        </w:rPr>
        <w:t>gap</w:t>
      </w:r>
      <w:r w:rsidR="004D1154" w:rsidRPr="008C4C38">
        <w:rPr>
          <w:color w:val="auto"/>
        </w:rPr>
        <w:t xml:space="preserve"> </w:t>
      </w:r>
      <w:r w:rsidR="00551ECD" w:rsidRPr="008C4C38">
        <w:rPr>
          <w:color w:val="auto"/>
        </w:rPr>
        <w:t>regarding the evaluations</w:t>
      </w:r>
      <w:r w:rsidR="004D1154" w:rsidRPr="008C4C38">
        <w:rPr>
          <w:color w:val="auto"/>
        </w:rPr>
        <w:t xml:space="preserve"> </w:t>
      </w:r>
      <w:r w:rsidR="00551ECD" w:rsidRPr="008C4C38">
        <w:rPr>
          <w:color w:val="auto"/>
        </w:rPr>
        <w:t xml:space="preserve">being </w:t>
      </w:r>
      <w:r w:rsidR="00261469" w:rsidRPr="008C4C38">
        <w:rPr>
          <w:color w:val="auto"/>
        </w:rPr>
        <w:t>implemented</w:t>
      </w:r>
      <w:r w:rsidR="00551ECD" w:rsidRPr="008C4C38">
        <w:rPr>
          <w:color w:val="auto"/>
        </w:rPr>
        <w:t xml:space="preserve"> on </w:t>
      </w:r>
      <w:r w:rsidR="004D1154" w:rsidRPr="008C4C38">
        <w:rPr>
          <w:color w:val="auto"/>
        </w:rPr>
        <w:t xml:space="preserve">these </w:t>
      </w:r>
      <w:r w:rsidR="005B2103" w:rsidRPr="008C4C38">
        <w:rPr>
          <w:color w:val="auto"/>
        </w:rPr>
        <w:t>user feedback systems</w:t>
      </w:r>
      <w:r w:rsidR="00E133FB" w:rsidRPr="008C4C38">
        <w:rPr>
          <w:color w:val="auto"/>
        </w:rPr>
        <w:t>.</w:t>
      </w:r>
      <w:r w:rsidR="005B2103" w:rsidRPr="008C4C38">
        <w:rPr>
          <w:color w:val="auto"/>
        </w:rPr>
        <w:t xml:space="preserve"> </w:t>
      </w:r>
    </w:p>
    <w:p w14:paraId="71833CDB" w14:textId="77777777" w:rsidR="00B52F9D" w:rsidRPr="008C4C38" w:rsidRDefault="00B52F9D" w:rsidP="00E310F2">
      <w:pPr>
        <w:pStyle w:val="MDPI31text"/>
        <w:ind w:left="0" w:firstLine="0"/>
        <w:rPr>
          <w:color w:val="auto"/>
        </w:rPr>
      </w:pPr>
    </w:p>
    <w:p w14:paraId="35644B76" w14:textId="6D3F8B58" w:rsidR="0095626D" w:rsidRPr="008C4C38" w:rsidRDefault="001379C6" w:rsidP="008D3321">
      <w:pPr>
        <w:pStyle w:val="MDPI31text"/>
        <w:rPr>
          <w:color w:val="auto"/>
        </w:rPr>
      </w:pPr>
      <w:r w:rsidRPr="008C4C38">
        <w:rPr>
          <w:color w:val="auto"/>
        </w:rPr>
        <w:t>With the</w:t>
      </w:r>
      <w:r w:rsidR="00AE4DC0" w:rsidRPr="008C4C38">
        <w:rPr>
          <w:color w:val="auto"/>
        </w:rPr>
        <w:t xml:space="preserve"> lack of a comprehensive evaluation being conducted, a few questions </w:t>
      </w:r>
      <w:r w:rsidR="00712C26" w:rsidRPr="008C4C38">
        <w:rPr>
          <w:color w:val="auto"/>
        </w:rPr>
        <w:t xml:space="preserve">can be </w:t>
      </w:r>
      <w:r w:rsidR="00AE4DC0" w:rsidRPr="008C4C38">
        <w:rPr>
          <w:color w:val="auto"/>
        </w:rPr>
        <w:t xml:space="preserve">raised regarding the effectiveness, feasibility, and overall </w:t>
      </w:r>
      <w:r w:rsidR="0095626D" w:rsidRPr="008C4C38">
        <w:rPr>
          <w:color w:val="auto"/>
        </w:rPr>
        <w:t>usability</w:t>
      </w:r>
      <w:r w:rsidR="00AE4DC0" w:rsidRPr="008C4C38">
        <w:rPr>
          <w:color w:val="auto"/>
        </w:rPr>
        <w:t xml:space="preserve"> from the </w:t>
      </w:r>
      <w:r w:rsidR="0095626D" w:rsidRPr="008C4C38">
        <w:rPr>
          <w:color w:val="auto"/>
        </w:rPr>
        <w:t xml:space="preserve">end </w:t>
      </w:r>
      <w:r w:rsidR="00AE4DC0" w:rsidRPr="008C4C38">
        <w:rPr>
          <w:color w:val="auto"/>
        </w:rPr>
        <w:t xml:space="preserve">user’s perspective when interacting with these </w:t>
      </w:r>
      <w:r w:rsidR="00712C26" w:rsidRPr="008C4C38">
        <w:rPr>
          <w:color w:val="auto"/>
        </w:rPr>
        <w:t>systems</w:t>
      </w:r>
      <w:r w:rsidR="008D3321" w:rsidRPr="008C4C38">
        <w:rPr>
          <w:color w:val="auto"/>
        </w:rPr>
        <w:t>.</w:t>
      </w:r>
      <w:r w:rsidR="0095626D" w:rsidRPr="008C4C38">
        <w:rPr>
          <w:color w:val="auto"/>
        </w:rPr>
        <w:t xml:space="preserve"> How </w:t>
      </w:r>
      <w:r w:rsidR="00BE68FD" w:rsidRPr="008C4C38">
        <w:rPr>
          <w:color w:val="auto"/>
        </w:rPr>
        <w:t>is it certain</w:t>
      </w:r>
      <w:r w:rsidR="002C5099" w:rsidRPr="008C4C38">
        <w:rPr>
          <w:color w:val="auto"/>
        </w:rPr>
        <w:t xml:space="preserve"> that these</w:t>
      </w:r>
      <w:r w:rsidR="00BE68FD" w:rsidRPr="008C4C38">
        <w:rPr>
          <w:color w:val="auto"/>
        </w:rPr>
        <w:t xml:space="preserve"> </w:t>
      </w:r>
      <w:r w:rsidR="002C5099" w:rsidRPr="008C4C38">
        <w:rPr>
          <w:color w:val="auto"/>
        </w:rPr>
        <w:t>systems are effective</w:t>
      </w:r>
      <w:r w:rsidR="009A520A" w:rsidRPr="008C4C38">
        <w:rPr>
          <w:color w:val="auto"/>
        </w:rPr>
        <w:t xml:space="preserve"> in encouraging the user </w:t>
      </w:r>
      <w:r w:rsidR="00A31DE5" w:rsidRPr="008C4C38">
        <w:rPr>
          <w:color w:val="auto"/>
        </w:rPr>
        <w:t>to achieve</w:t>
      </w:r>
      <w:r w:rsidR="009A520A" w:rsidRPr="008C4C38">
        <w:rPr>
          <w:color w:val="auto"/>
        </w:rPr>
        <w:t xml:space="preserve"> </w:t>
      </w:r>
      <w:r w:rsidR="00B52F9D" w:rsidRPr="008C4C38">
        <w:rPr>
          <w:color w:val="auto"/>
        </w:rPr>
        <w:t>better sitting postures?</w:t>
      </w:r>
      <w:r w:rsidR="0095626D" w:rsidRPr="008C4C38">
        <w:rPr>
          <w:color w:val="auto"/>
        </w:rPr>
        <w:t xml:space="preserve"> </w:t>
      </w:r>
      <w:r w:rsidR="00B911AF" w:rsidRPr="008C4C38">
        <w:rPr>
          <w:color w:val="auto"/>
        </w:rPr>
        <w:t xml:space="preserve">Performing a </w:t>
      </w:r>
      <w:r w:rsidR="00F85356" w:rsidRPr="008C4C38">
        <w:rPr>
          <w:color w:val="auto"/>
        </w:rPr>
        <w:t>critical evaluation</w:t>
      </w:r>
      <w:r w:rsidR="00B911AF" w:rsidRPr="008C4C38">
        <w:rPr>
          <w:color w:val="auto"/>
        </w:rPr>
        <w:t xml:space="preserve"> o</w:t>
      </w:r>
      <w:r w:rsidR="00F85356" w:rsidRPr="008C4C38">
        <w:rPr>
          <w:color w:val="auto"/>
        </w:rPr>
        <w:t xml:space="preserve">n these systems would be beneficial in various aspects. </w:t>
      </w:r>
      <w:r w:rsidR="00CA652D" w:rsidRPr="008C4C38">
        <w:rPr>
          <w:color w:val="auto"/>
        </w:rPr>
        <w:t xml:space="preserve">Firstly, it would provide vital information </w:t>
      </w:r>
      <w:proofErr w:type="gramStart"/>
      <w:r w:rsidR="00F33E20" w:rsidRPr="008C4C38">
        <w:rPr>
          <w:color w:val="auto"/>
        </w:rPr>
        <w:t>in regard to</w:t>
      </w:r>
      <w:proofErr w:type="gramEnd"/>
      <w:r w:rsidR="00AB03AE" w:rsidRPr="008C4C38">
        <w:rPr>
          <w:color w:val="auto"/>
        </w:rPr>
        <w:t xml:space="preserve"> the user experience </w:t>
      </w:r>
      <w:r w:rsidR="004326E3" w:rsidRPr="008C4C38">
        <w:rPr>
          <w:color w:val="auto"/>
        </w:rPr>
        <w:t>while interacting with these systems</w:t>
      </w:r>
      <w:r w:rsidR="005F55D7" w:rsidRPr="008C4C38">
        <w:rPr>
          <w:color w:val="auto"/>
        </w:rPr>
        <w:t xml:space="preserve">, </w:t>
      </w:r>
      <w:r w:rsidR="00E64C4A" w:rsidRPr="008C4C38">
        <w:rPr>
          <w:color w:val="auto"/>
        </w:rPr>
        <w:t xml:space="preserve">making it quite easy to find </w:t>
      </w:r>
      <w:r w:rsidR="00D81344" w:rsidRPr="008C4C38">
        <w:rPr>
          <w:color w:val="auto"/>
        </w:rPr>
        <w:t>potential gaps that could be further improved upon</w:t>
      </w:r>
      <w:r w:rsidR="004326E3" w:rsidRPr="008C4C38">
        <w:rPr>
          <w:color w:val="auto"/>
        </w:rPr>
        <w:t>.</w:t>
      </w:r>
      <w:r w:rsidR="00F33E20" w:rsidRPr="008C4C38">
        <w:rPr>
          <w:color w:val="auto"/>
        </w:rPr>
        <w:t xml:space="preserve"> Additionally, </w:t>
      </w:r>
      <w:r w:rsidR="001F72E4" w:rsidRPr="008C4C38">
        <w:rPr>
          <w:color w:val="auto"/>
        </w:rPr>
        <w:t xml:space="preserve">an in-depth analysis would </w:t>
      </w:r>
      <w:r w:rsidR="005E53E2" w:rsidRPr="008C4C38">
        <w:rPr>
          <w:color w:val="auto"/>
        </w:rPr>
        <w:t xml:space="preserve">be helpful to know if </w:t>
      </w:r>
      <w:r w:rsidR="00001C83" w:rsidRPr="008C4C38">
        <w:rPr>
          <w:color w:val="auto"/>
        </w:rPr>
        <w:t>user expectations</w:t>
      </w:r>
      <w:r w:rsidR="009427D3" w:rsidRPr="008C4C38">
        <w:rPr>
          <w:color w:val="auto"/>
        </w:rPr>
        <w:t xml:space="preserve"> are in sync with the inten</w:t>
      </w:r>
      <w:r w:rsidR="00066C34" w:rsidRPr="008C4C38">
        <w:rPr>
          <w:color w:val="auto"/>
        </w:rPr>
        <w:t>ded</w:t>
      </w:r>
      <w:r w:rsidR="009427D3" w:rsidRPr="008C4C38">
        <w:rPr>
          <w:color w:val="auto"/>
        </w:rPr>
        <w:t xml:space="preserve"> outcome of the system</w:t>
      </w:r>
      <w:r w:rsidR="00141D26" w:rsidRPr="008C4C38">
        <w:rPr>
          <w:color w:val="auto"/>
        </w:rPr>
        <w:t xml:space="preserve">. </w:t>
      </w:r>
      <w:r w:rsidR="006A325D" w:rsidRPr="008C4C38">
        <w:rPr>
          <w:color w:val="auto"/>
        </w:rPr>
        <w:t>Having this knowledge</w:t>
      </w:r>
      <w:r w:rsidR="008E4B50" w:rsidRPr="008C4C38">
        <w:rPr>
          <w:color w:val="auto"/>
        </w:rPr>
        <w:t xml:space="preserve"> would give</w:t>
      </w:r>
      <w:r w:rsidR="005D1C52" w:rsidRPr="008C4C38">
        <w:rPr>
          <w:color w:val="auto"/>
        </w:rPr>
        <w:t xml:space="preserve"> room </w:t>
      </w:r>
      <w:r w:rsidR="008E4B50" w:rsidRPr="008C4C38">
        <w:rPr>
          <w:color w:val="auto"/>
        </w:rPr>
        <w:t xml:space="preserve">for </w:t>
      </w:r>
      <w:r w:rsidR="00066C34" w:rsidRPr="008C4C38">
        <w:rPr>
          <w:color w:val="auto"/>
        </w:rPr>
        <w:t xml:space="preserve">further improvement </w:t>
      </w:r>
      <w:r w:rsidR="00E94B46" w:rsidRPr="008C4C38">
        <w:rPr>
          <w:color w:val="auto"/>
        </w:rPr>
        <w:t xml:space="preserve">while ensuring that all </w:t>
      </w:r>
      <w:r w:rsidR="00EE443E" w:rsidRPr="008C4C38">
        <w:rPr>
          <w:color w:val="auto"/>
        </w:rPr>
        <w:t>expectations</w:t>
      </w:r>
      <w:r w:rsidR="00E94B46" w:rsidRPr="008C4C38">
        <w:rPr>
          <w:color w:val="auto"/>
        </w:rPr>
        <w:t xml:space="preserve"> are aligned with the </w:t>
      </w:r>
      <w:r w:rsidR="00EE443E" w:rsidRPr="008C4C38">
        <w:rPr>
          <w:color w:val="auto"/>
        </w:rPr>
        <w:t>system’s</w:t>
      </w:r>
      <w:r w:rsidR="00E94B46" w:rsidRPr="008C4C38">
        <w:rPr>
          <w:color w:val="auto"/>
        </w:rPr>
        <w:t xml:space="preserve"> outcomes.</w:t>
      </w:r>
      <w:r w:rsidR="00EE443E" w:rsidRPr="008C4C38">
        <w:rPr>
          <w:color w:val="auto"/>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8C4C38" w:rsidRDefault="002901A8" w:rsidP="002901A8">
      <w:pPr>
        <w:pStyle w:val="MDPI23heading3"/>
        <w:rPr>
          <w:color w:val="auto"/>
        </w:rPr>
      </w:pPr>
      <w:r w:rsidRPr="008C4C38">
        <w:rPr>
          <w:color w:val="auto"/>
        </w:rPr>
        <w:t xml:space="preserve">4.3.2 </w:t>
      </w:r>
      <w:r w:rsidR="00BE421A" w:rsidRPr="008C4C38">
        <w:rPr>
          <w:color w:val="auto"/>
        </w:rPr>
        <w:t>Lack of</w:t>
      </w:r>
      <w:r w:rsidR="0028090A" w:rsidRPr="008C4C38">
        <w:rPr>
          <w:color w:val="auto"/>
        </w:rPr>
        <w:t xml:space="preserve"> </w:t>
      </w:r>
      <w:r w:rsidR="00BE421A" w:rsidRPr="008C4C38">
        <w:rPr>
          <w:color w:val="auto"/>
        </w:rPr>
        <w:t xml:space="preserve">diversity </w:t>
      </w:r>
      <w:r w:rsidR="00A92BFA" w:rsidRPr="008C4C38">
        <w:rPr>
          <w:color w:val="auto"/>
        </w:rPr>
        <w:t xml:space="preserve">on the </w:t>
      </w:r>
      <w:r w:rsidR="0028090A" w:rsidRPr="008C4C38">
        <w:rPr>
          <w:color w:val="auto"/>
        </w:rPr>
        <w:t>training data</w:t>
      </w:r>
      <w:r w:rsidR="00BE421A" w:rsidRPr="008C4C38">
        <w:rPr>
          <w:color w:val="auto"/>
        </w:rPr>
        <w:t>set</w:t>
      </w:r>
    </w:p>
    <w:p w14:paraId="780E7556" w14:textId="3A52170B" w:rsidR="0028090A" w:rsidRPr="008C4C38" w:rsidRDefault="002868F8" w:rsidP="00C113DF">
      <w:pPr>
        <w:pStyle w:val="MDPI31text"/>
        <w:rPr>
          <w:color w:val="auto"/>
        </w:rPr>
      </w:pPr>
      <w:r w:rsidRPr="008C4C38">
        <w:rPr>
          <w:color w:val="auto"/>
        </w:rPr>
        <w:t xml:space="preserve">The quality of the training dataset is </w:t>
      </w:r>
      <w:r w:rsidR="00773962" w:rsidRPr="008C4C38">
        <w:rPr>
          <w:color w:val="auto"/>
        </w:rPr>
        <w:t>very important during the training of machine learning model.</w:t>
      </w:r>
      <w:r w:rsidR="00DB6ED1" w:rsidRPr="008C4C38">
        <w:rPr>
          <w:color w:val="auto"/>
        </w:rPr>
        <w:t xml:space="preserve"> </w:t>
      </w:r>
      <w:r w:rsidR="00C04D30" w:rsidRPr="008C4C38">
        <w:rPr>
          <w:color w:val="auto"/>
        </w:rPr>
        <w:t xml:space="preserve">Furthermore, </w:t>
      </w:r>
      <w:r w:rsidR="00F63FEF" w:rsidRPr="008C4C38">
        <w:rPr>
          <w:color w:val="auto"/>
        </w:rPr>
        <w:t xml:space="preserve">test </w:t>
      </w:r>
      <w:r w:rsidR="007A2F69" w:rsidRPr="008C4C38">
        <w:rPr>
          <w:color w:val="auto"/>
        </w:rPr>
        <w:t>subjects</w:t>
      </w:r>
      <w:r w:rsidR="00F63FEF" w:rsidRPr="008C4C38">
        <w:rPr>
          <w:color w:val="auto"/>
        </w:rPr>
        <w:t xml:space="preserve"> are </w:t>
      </w:r>
      <w:r w:rsidR="007A2F69" w:rsidRPr="008C4C38">
        <w:rPr>
          <w:color w:val="auto"/>
        </w:rPr>
        <w:t xml:space="preserve">often recruited and tasked towards </w:t>
      </w:r>
      <w:r w:rsidR="008C55E5" w:rsidRPr="008C4C38">
        <w:rPr>
          <w:color w:val="auto"/>
        </w:rPr>
        <w:t>asserting different sitting postures</w:t>
      </w:r>
      <w:r w:rsidR="00590487" w:rsidRPr="008C4C38">
        <w:rPr>
          <w:color w:val="auto"/>
        </w:rPr>
        <w:t xml:space="preserve"> for a specific duration to train the model</w:t>
      </w:r>
      <w:r w:rsidR="008C55E5" w:rsidRPr="008C4C38">
        <w:rPr>
          <w:color w:val="auto"/>
        </w:rPr>
        <w:t>.</w:t>
      </w:r>
      <w:r w:rsidR="007A2F69" w:rsidRPr="008C4C38">
        <w:rPr>
          <w:color w:val="auto"/>
        </w:rPr>
        <w:t xml:space="preserve"> </w:t>
      </w:r>
      <w:r w:rsidR="00E23ADF" w:rsidRPr="008C4C38">
        <w:rPr>
          <w:color w:val="auto"/>
        </w:rPr>
        <w:t xml:space="preserve">On </w:t>
      </w:r>
      <w:r w:rsidR="00C04D30" w:rsidRPr="008C4C38">
        <w:rPr>
          <w:color w:val="auto"/>
        </w:rPr>
        <w:t>average, the</w:t>
      </w:r>
      <w:r w:rsidR="00EF44B4" w:rsidRPr="008C4C38">
        <w:rPr>
          <w:color w:val="auto"/>
        </w:rPr>
        <w:t xml:space="preserve"> </w:t>
      </w:r>
      <w:r w:rsidR="00C04D30" w:rsidRPr="008C4C38">
        <w:rPr>
          <w:color w:val="auto"/>
        </w:rPr>
        <w:t xml:space="preserve">research studies </w:t>
      </w:r>
      <w:r w:rsidR="00402944" w:rsidRPr="008C4C38">
        <w:rPr>
          <w:color w:val="auto"/>
        </w:rPr>
        <w:t>utilize a very low number of test</w:t>
      </w:r>
      <w:r w:rsidR="006D140B" w:rsidRPr="008C4C38">
        <w:rPr>
          <w:color w:val="auto"/>
        </w:rPr>
        <w:t xml:space="preserve"> subjects</w:t>
      </w:r>
      <w:r w:rsidR="00402944" w:rsidRPr="008C4C38">
        <w:rPr>
          <w:color w:val="auto"/>
        </w:rPr>
        <w:t>, typically around 21 individuals</w:t>
      </w:r>
      <w:r w:rsidR="00C04D30" w:rsidRPr="008C4C38">
        <w:rPr>
          <w:color w:val="auto"/>
        </w:rPr>
        <w:t>.</w:t>
      </w:r>
      <w:r w:rsidR="006D140B" w:rsidRPr="008C4C38">
        <w:rPr>
          <w:color w:val="auto"/>
        </w:rPr>
        <w:t xml:space="preserve"> </w:t>
      </w:r>
      <w:r w:rsidR="00640E38" w:rsidRPr="008C4C38">
        <w:rPr>
          <w:color w:val="auto"/>
        </w:rPr>
        <w:t>A sample size</w:t>
      </w:r>
      <w:r w:rsidR="00402944" w:rsidRPr="008C4C38">
        <w:rPr>
          <w:color w:val="auto"/>
        </w:rPr>
        <w:t xml:space="preserve"> </w:t>
      </w:r>
      <w:r w:rsidR="00640E38" w:rsidRPr="008C4C38">
        <w:rPr>
          <w:color w:val="auto"/>
        </w:rPr>
        <w:t>this small</w:t>
      </w:r>
      <w:r w:rsidR="00B95451" w:rsidRPr="008C4C38">
        <w:rPr>
          <w:color w:val="auto"/>
        </w:rPr>
        <w:t xml:space="preserve"> might not be </w:t>
      </w:r>
      <w:r w:rsidR="00F2503E" w:rsidRPr="008C4C38">
        <w:rPr>
          <w:color w:val="auto"/>
        </w:rPr>
        <w:t>adequate</w:t>
      </w:r>
      <w:r w:rsidR="00B95451" w:rsidRPr="008C4C38">
        <w:rPr>
          <w:color w:val="auto"/>
        </w:rPr>
        <w:t xml:space="preserve"> </w:t>
      </w:r>
      <w:r w:rsidR="00495A32" w:rsidRPr="008C4C38">
        <w:rPr>
          <w:color w:val="auto"/>
        </w:rPr>
        <w:t xml:space="preserve">to fully represent the wide postural variances that </w:t>
      </w:r>
      <w:r w:rsidR="0024078B" w:rsidRPr="008C4C38">
        <w:rPr>
          <w:color w:val="auto"/>
        </w:rPr>
        <w:t>exist</w:t>
      </w:r>
      <w:r w:rsidR="00374257" w:rsidRPr="008C4C38">
        <w:rPr>
          <w:color w:val="auto"/>
        </w:rPr>
        <w:t xml:space="preserve"> within the wider population.</w:t>
      </w:r>
      <w:r w:rsidR="0024078B" w:rsidRPr="008C4C38">
        <w:rPr>
          <w:color w:val="auto"/>
        </w:rPr>
        <w:t xml:space="preserve"> Additionally,</w:t>
      </w:r>
      <w:r w:rsidR="009E657C" w:rsidRPr="008C4C38">
        <w:rPr>
          <w:color w:val="auto"/>
        </w:rPr>
        <w:t xml:space="preserve"> </w:t>
      </w:r>
      <w:r w:rsidR="00FA2A7B" w:rsidRPr="008C4C38">
        <w:rPr>
          <w:color w:val="auto"/>
        </w:rPr>
        <w:t>there</w:t>
      </w:r>
      <w:r w:rsidR="009E657C" w:rsidRPr="008C4C38">
        <w:rPr>
          <w:color w:val="auto"/>
        </w:rPr>
        <w:t xml:space="preserve"> also</w:t>
      </w:r>
      <w:r w:rsidR="005B31BB" w:rsidRPr="008C4C38">
        <w:rPr>
          <w:color w:val="auto"/>
        </w:rPr>
        <w:t xml:space="preserve"> seems to be a bias towards the test subjects </w:t>
      </w:r>
      <w:r w:rsidR="00A66C60" w:rsidRPr="008C4C38">
        <w:rPr>
          <w:color w:val="auto"/>
        </w:rPr>
        <w:t>involved</w:t>
      </w:r>
      <w:r w:rsidR="00F72ADB" w:rsidRPr="008C4C38">
        <w:rPr>
          <w:color w:val="auto"/>
        </w:rPr>
        <w:t xml:space="preserve"> in the data collection</w:t>
      </w:r>
      <w:r w:rsidR="00A66C60" w:rsidRPr="008C4C38">
        <w:rPr>
          <w:color w:val="auto"/>
        </w:rPr>
        <w:t>,</w:t>
      </w:r>
      <w:r w:rsidR="00FA2A7B" w:rsidRPr="008C4C38">
        <w:rPr>
          <w:color w:val="auto"/>
        </w:rPr>
        <w:t xml:space="preserve"> most of which are healthy </w:t>
      </w:r>
      <w:r w:rsidR="00A66C60" w:rsidRPr="008C4C38">
        <w:rPr>
          <w:color w:val="auto"/>
        </w:rPr>
        <w:t xml:space="preserve">individuals who are mocking </w:t>
      </w:r>
      <w:r w:rsidR="00284F22" w:rsidRPr="008C4C38">
        <w:rPr>
          <w:color w:val="auto"/>
        </w:rPr>
        <w:t>bad sitting postures</w:t>
      </w:r>
      <w:r w:rsidR="005B31BB" w:rsidRPr="008C4C38">
        <w:rPr>
          <w:color w:val="auto"/>
        </w:rPr>
        <w:t>.</w:t>
      </w:r>
      <w:r w:rsidR="000E354A" w:rsidRPr="008C4C38">
        <w:rPr>
          <w:color w:val="auto"/>
        </w:rPr>
        <w:t xml:space="preserve"> While this</w:t>
      </w:r>
      <w:r w:rsidR="0010537E" w:rsidRPr="008C4C38">
        <w:rPr>
          <w:color w:val="auto"/>
        </w:rPr>
        <w:t xml:space="preserve"> no doubt</w:t>
      </w:r>
      <w:r w:rsidR="000E354A" w:rsidRPr="008C4C38">
        <w:rPr>
          <w:color w:val="auto"/>
        </w:rPr>
        <w:t xml:space="preserve"> simplifies the </w:t>
      </w:r>
      <w:r w:rsidR="00A238F9" w:rsidRPr="008C4C38">
        <w:rPr>
          <w:color w:val="auto"/>
        </w:rPr>
        <w:t xml:space="preserve">data collection phase for most studies, </w:t>
      </w:r>
      <w:r w:rsidR="009C6002" w:rsidRPr="008C4C38">
        <w:rPr>
          <w:color w:val="auto"/>
        </w:rPr>
        <w:t>it fails to account for</w:t>
      </w:r>
      <w:r w:rsidR="005B31BB" w:rsidRPr="008C4C38">
        <w:rPr>
          <w:color w:val="auto"/>
        </w:rPr>
        <w:t xml:space="preserve"> </w:t>
      </w:r>
      <w:r w:rsidR="00766AB2" w:rsidRPr="008C4C38">
        <w:rPr>
          <w:color w:val="auto"/>
        </w:rPr>
        <w:t>the different challenges involved in</w:t>
      </w:r>
      <w:r w:rsidR="00692B79" w:rsidRPr="008C4C38">
        <w:rPr>
          <w:color w:val="auto"/>
        </w:rPr>
        <w:t xml:space="preserve"> the recognition of </w:t>
      </w:r>
      <w:r w:rsidR="00766AB2" w:rsidRPr="008C4C38">
        <w:rPr>
          <w:color w:val="auto"/>
        </w:rPr>
        <w:t>bad sittin</w:t>
      </w:r>
      <w:r w:rsidR="0042226A" w:rsidRPr="008C4C38">
        <w:rPr>
          <w:color w:val="auto"/>
        </w:rPr>
        <w:t xml:space="preserve">g postures </w:t>
      </w:r>
      <w:r w:rsidR="00692B79" w:rsidRPr="008C4C38">
        <w:rPr>
          <w:color w:val="auto"/>
        </w:rPr>
        <w:t>among</w:t>
      </w:r>
      <w:r w:rsidR="0042226A" w:rsidRPr="008C4C38">
        <w:rPr>
          <w:color w:val="auto"/>
        </w:rPr>
        <w:t xml:space="preserve"> individuals that are </w:t>
      </w:r>
      <w:r w:rsidR="00C113DF" w:rsidRPr="008C4C38">
        <w:rPr>
          <w:color w:val="auto"/>
        </w:rPr>
        <w:t>suffering</w:t>
      </w:r>
      <w:r w:rsidR="0042226A" w:rsidRPr="008C4C38">
        <w:rPr>
          <w:color w:val="auto"/>
        </w:rPr>
        <w:t xml:space="preserve"> musculoskeletal conditions.</w:t>
      </w:r>
      <w:r w:rsidR="00D86B7B" w:rsidRPr="008C4C38">
        <w:rPr>
          <w:color w:val="auto"/>
        </w:rPr>
        <w:t xml:space="preserve"> </w:t>
      </w:r>
      <w:r w:rsidR="004328D7" w:rsidRPr="008C4C38">
        <w:rPr>
          <w:color w:val="auto"/>
        </w:rPr>
        <w:t xml:space="preserve">Consequently, the effectiveness of the machine learning model </w:t>
      </w:r>
      <w:r w:rsidR="00D9244B" w:rsidRPr="008C4C38">
        <w:rPr>
          <w:color w:val="auto"/>
        </w:rPr>
        <w:t xml:space="preserve">might be compromised when </w:t>
      </w:r>
      <w:r w:rsidR="006651A9" w:rsidRPr="008C4C38">
        <w:rPr>
          <w:color w:val="auto"/>
        </w:rPr>
        <w:t>applied in</w:t>
      </w:r>
      <w:r w:rsidR="00D9244B" w:rsidRPr="008C4C38">
        <w:rPr>
          <w:color w:val="auto"/>
        </w:rPr>
        <w:t xml:space="preserve"> </w:t>
      </w:r>
      <w:r w:rsidR="00C23F03" w:rsidRPr="008C4C38">
        <w:rPr>
          <w:color w:val="auto"/>
        </w:rPr>
        <w:t>real scenario</w:t>
      </w:r>
      <w:r w:rsidR="00D9244B" w:rsidRPr="008C4C38">
        <w:rPr>
          <w:color w:val="auto"/>
        </w:rPr>
        <w:t xml:space="preserve"> </w:t>
      </w:r>
      <w:r w:rsidR="00A468D7" w:rsidRPr="008C4C38">
        <w:rPr>
          <w:color w:val="auto"/>
        </w:rPr>
        <w:t>settings</w:t>
      </w:r>
      <w:r w:rsidR="00D9244B" w:rsidRPr="008C4C38">
        <w:rPr>
          <w:color w:val="auto"/>
        </w:rPr>
        <w:t xml:space="preserve"> </w:t>
      </w:r>
      <w:r w:rsidR="00C23F03" w:rsidRPr="008C4C38">
        <w:rPr>
          <w:color w:val="auto"/>
        </w:rPr>
        <w:t>involving</w:t>
      </w:r>
      <w:r w:rsidR="00D9244B" w:rsidRPr="008C4C38">
        <w:rPr>
          <w:color w:val="auto"/>
        </w:rPr>
        <w:t xml:space="preserve"> a much wider demographic.</w:t>
      </w:r>
    </w:p>
    <w:p w14:paraId="6A72CAE9" w14:textId="3B86325B" w:rsidR="006238B9" w:rsidRPr="00197BEE" w:rsidRDefault="006238B9" w:rsidP="00197BEE">
      <w:pPr>
        <w:pStyle w:val="MDPI31text"/>
      </w:pPr>
      <w:r w:rsidRPr="00197BEE">
        <w:t>Addressing this issue</w:t>
      </w:r>
      <w:r w:rsidR="006F2259" w:rsidRPr="00197BEE">
        <w:t xml:space="preserve"> requires a lot of effort which</w:t>
      </w:r>
      <w:r w:rsidR="000A4CFC" w:rsidRPr="00197BEE">
        <w:t xml:space="preserve"> </w:t>
      </w:r>
      <w:r w:rsidRPr="00197BEE">
        <w:t>involv</w:t>
      </w:r>
      <w:r w:rsidR="006F2259" w:rsidRPr="00197BEE">
        <w:t>es</w:t>
      </w:r>
      <w:r w:rsidRPr="00197BEE">
        <w:t xml:space="preserve"> </w:t>
      </w:r>
      <w:r w:rsidR="008B6CAE" w:rsidRPr="00197BEE">
        <w:t>broadening</w:t>
      </w:r>
      <w:r w:rsidRPr="00197BEE">
        <w:t xml:space="preserve"> the data</w:t>
      </w:r>
      <w:r w:rsidR="00366207" w:rsidRPr="00197BEE">
        <w:t>set</w:t>
      </w:r>
      <w:r w:rsidRPr="00197BEE">
        <w:t xml:space="preserve"> </w:t>
      </w:r>
      <w:r w:rsidR="00A23DDC" w:rsidRPr="00197BEE">
        <w:t xml:space="preserve">by the inclusion of </w:t>
      </w:r>
      <w:r w:rsidR="00723A4D" w:rsidRPr="00197BEE">
        <w:t>wider demographic</w:t>
      </w:r>
      <w:r w:rsidR="00C23F03" w:rsidRPr="00197BEE">
        <w:t xml:space="preserve"> ranging from</w:t>
      </w:r>
      <w:r w:rsidR="00FB73EA" w:rsidRPr="00197BEE">
        <w:t xml:space="preserve"> different age groups,</w:t>
      </w:r>
      <w:r w:rsidR="004B3FB1" w:rsidRPr="00197BEE">
        <w:t xml:space="preserve"> </w:t>
      </w:r>
      <w:r w:rsidR="00477E1E" w:rsidRPr="00197BEE">
        <w:t>nationalities, occupation</w:t>
      </w:r>
      <w:r w:rsidR="004B3FB1" w:rsidRPr="00197BEE">
        <w:t>,</w:t>
      </w:r>
      <w:r w:rsidR="00FB73EA" w:rsidRPr="00197BEE">
        <w:t xml:space="preserve"> and health backgrounds</w:t>
      </w:r>
      <w:r w:rsidR="004B3FB1" w:rsidRPr="00197BEE">
        <w:t>.</w:t>
      </w:r>
      <w:r w:rsidR="00FB73EA" w:rsidRPr="00197BEE">
        <w:t xml:space="preserve">  </w:t>
      </w:r>
      <w:r w:rsidR="008B6CAE" w:rsidRPr="00197BEE">
        <w:t xml:space="preserve">Furthermore, by </w:t>
      </w:r>
      <w:r w:rsidR="00ED6DC8" w:rsidRPr="00197BEE">
        <w:t>diversifying</w:t>
      </w:r>
      <w:r w:rsidR="008B6CAE" w:rsidRPr="00197BEE">
        <w:t xml:space="preserve"> the</w:t>
      </w:r>
      <w:r w:rsidR="00D86B7B" w:rsidRPr="00197BEE">
        <w:t xml:space="preserve"> training</w:t>
      </w:r>
      <w:r w:rsidR="008B6CAE" w:rsidRPr="00197BEE">
        <w:t xml:space="preserve"> dataset</w:t>
      </w:r>
      <w:r w:rsidR="00A468D7" w:rsidRPr="00197BEE">
        <w:t xml:space="preserve">, the model can be robust in classifying different sitting postures across </w:t>
      </w:r>
      <w:r w:rsidR="00A66D15" w:rsidRPr="00197BEE">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338A897A" w:rsidR="00772BF2" w:rsidRPr="008C4C38" w:rsidRDefault="00F550C1" w:rsidP="002D7D5E">
      <w:pPr>
        <w:pStyle w:val="MDPI31text"/>
        <w:rPr>
          <w:color w:val="auto"/>
        </w:rPr>
      </w:pPr>
      <w:r w:rsidRPr="008C4C38">
        <w:rPr>
          <w:color w:val="auto"/>
        </w:rPr>
        <w:t>T</w:t>
      </w:r>
      <w:r w:rsidR="006E64E8" w:rsidRPr="008C4C38">
        <w:rPr>
          <w:color w:val="auto"/>
        </w:rPr>
        <w:t xml:space="preserve">his paper provides </w:t>
      </w:r>
      <w:r w:rsidR="007D07AC" w:rsidRPr="008C4C38">
        <w:rPr>
          <w:color w:val="auto"/>
        </w:rPr>
        <w:t xml:space="preserve">systematic </w:t>
      </w:r>
      <w:r w:rsidR="00CC33F9" w:rsidRPr="008C4C38">
        <w:rPr>
          <w:color w:val="auto"/>
        </w:rPr>
        <w:t xml:space="preserve">literature </w:t>
      </w:r>
      <w:r w:rsidR="007D07AC" w:rsidRPr="008C4C38">
        <w:rPr>
          <w:color w:val="auto"/>
        </w:rPr>
        <w:t xml:space="preserve">review </w:t>
      </w:r>
      <w:r w:rsidR="00CC33F9" w:rsidRPr="008C4C38">
        <w:rPr>
          <w:color w:val="auto"/>
        </w:rPr>
        <w:t>o</w:t>
      </w:r>
      <w:r w:rsidR="00E55BC7" w:rsidRPr="008C4C38">
        <w:rPr>
          <w:color w:val="auto"/>
        </w:rPr>
        <w:t xml:space="preserve">f </w:t>
      </w:r>
      <w:r w:rsidR="00082577" w:rsidRPr="008C4C38">
        <w:rPr>
          <w:color w:val="auto"/>
        </w:rPr>
        <w:t xml:space="preserve">smart sensing chair systems </w:t>
      </w:r>
      <w:r w:rsidR="00E55BC7" w:rsidRPr="008C4C38">
        <w:rPr>
          <w:color w:val="auto"/>
        </w:rPr>
        <w:t>within the research landscape</w:t>
      </w:r>
      <w:r w:rsidR="00082577" w:rsidRPr="008C4C38">
        <w:rPr>
          <w:color w:val="auto"/>
        </w:rPr>
        <w:t xml:space="preserve">. </w:t>
      </w:r>
      <w:r w:rsidR="00496F57" w:rsidRPr="008C4C38">
        <w:rPr>
          <w:color w:val="auto"/>
        </w:rPr>
        <w:t>Furthermore, a</w:t>
      </w:r>
      <w:r w:rsidR="00957BAB" w:rsidRPr="008C4C38">
        <w:rPr>
          <w:color w:val="auto"/>
        </w:rPr>
        <w:t>cross</w:t>
      </w:r>
      <w:r w:rsidR="00FB1AB1" w:rsidRPr="008C4C38">
        <w:rPr>
          <w:color w:val="auto"/>
        </w:rPr>
        <w:t xml:space="preserve"> the</w:t>
      </w:r>
      <w:r w:rsidR="00957BAB" w:rsidRPr="008C4C38">
        <w:rPr>
          <w:color w:val="auto"/>
        </w:rPr>
        <w:t xml:space="preserve"> different research studies, there are different sensors being </w:t>
      </w:r>
      <w:r w:rsidR="00F3705B" w:rsidRPr="008C4C38">
        <w:rPr>
          <w:color w:val="auto"/>
        </w:rPr>
        <w:t xml:space="preserve">used which are </w:t>
      </w:r>
      <w:r w:rsidR="00FD2242" w:rsidRPr="008C4C38">
        <w:rPr>
          <w:color w:val="auto"/>
        </w:rPr>
        <w:t>FSR sensors</w:t>
      </w:r>
      <w:r w:rsidR="00F3705B" w:rsidRPr="008C4C38">
        <w:rPr>
          <w:color w:val="auto"/>
        </w:rPr>
        <w:t>,</w:t>
      </w:r>
      <w:r w:rsidR="00FD2242" w:rsidRPr="008C4C38">
        <w:rPr>
          <w:color w:val="auto"/>
        </w:rPr>
        <w:t xml:space="preserve"> textile pressure sensors, load cells, </w:t>
      </w:r>
      <w:r w:rsidR="00987536" w:rsidRPr="008C4C38">
        <w:rPr>
          <w:color w:val="auto"/>
        </w:rPr>
        <w:t xml:space="preserve">and image sensors. </w:t>
      </w:r>
      <w:r w:rsidR="00EA250F" w:rsidRPr="008C4C38">
        <w:rPr>
          <w:color w:val="auto"/>
        </w:rPr>
        <w:t xml:space="preserve">Out of which, it was found that FSR Sensors were the </w:t>
      </w:r>
      <w:r w:rsidR="0073477D" w:rsidRPr="008C4C38">
        <w:rPr>
          <w:color w:val="auto"/>
        </w:rPr>
        <w:t xml:space="preserve">most popular option among researchers. </w:t>
      </w:r>
      <w:r w:rsidR="00380E11" w:rsidRPr="008C4C38">
        <w:rPr>
          <w:color w:val="auto"/>
        </w:rPr>
        <w:t>In the placement of t</w:t>
      </w:r>
      <w:r w:rsidR="007225AC" w:rsidRPr="008C4C38">
        <w:rPr>
          <w:color w:val="auto"/>
        </w:rPr>
        <w:t xml:space="preserve">hese sensors, there are 2 main </w:t>
      </w:r>
      <w:r w:rsidR="005D2199" w:rsidRPr="008C4C38">
        <w:rPr>
          <w:color w:val="auto"/>
        </w:rPr>
        <w:t xml:space="preserve">strategies being adopted which </w:t>
      </w:r>
      <w:r w:rsidR="003E2929" w:rsidRPr="008C4C38">
        <w:rPr>
          <w:color w:val="auto"/>
        </w:rPr>
        <w:t>are</w:t>
      </w:r>
      <w:r w:rsidR="005D2199" w:rsidRPr="008C4C38">
        <w:rPr>
          <w:color w:val="auto"/>
        </w:rPr>
        <w:t xml:space="preserve"> using a pressure sensor array or having </w:t>
      </w:r>
      <w:r w:rsidR="002D4EA7" w:rsidRPr="008C4C38">
        <w:rPr>
          <w:color w:val="auto"/>
        </w:rPr>
        <w:t>the individ</w:t>
      </w:r>
      <w:r w:rsidR="002D4EA7" w:rsidRPr="008C4C38">
        <w:rPr>
          <w:color w:val="auto"/>
        </w:rPr>
        <w:lastRenderedPageBreak/>
        <w:t xml:space="preserve">ual sensors </w:t>
      </w:r>
      <w:r w:rsidR="003E2929" w:rsidRPr="008C4C38">
        <w:rPr>
          <w:color w:val="auto"/>
        </w:rPr>
        <w:t>dispersed</w:t>
      </w:r>
      <w:r w:rsidR="002D4EA7" w:rsidRPr="008C4C38">
        <w:rPr>
          <w:color w:val="auto"/>
        </w:rPr>
        <w:t xml:space="preserve"> around the chair. </w:t>
      </w:r>
      <w:r w:rsidR="003E2929" w:rsidRPr="008C4C38">
        <w:rPr>
          <w:color w:val="auto"/>
        </w:rPr>
        <w:t xml:space="preserve">Currently, there are </w:t>
      </w:r>
      <w:r w:rsidR="007E061A" w:rsidRPr="008C4C38">
        <w:rPr>
          <w:color w:val="auto"/>
        </w:rPr>
        <w:t>no significant</w:t>
      </w:r>
      <w:r w:rsidR="003B4AFD" w:rsidRPr="008C4C38">
        <w:rPr>
          <w:color w:val="auto"/>
        </w:rPr>
        <w:t xml:space="preserve"> advantages </w:t>
      </w:r>
      <w:r w:rsidR="001D5528" w:rsidRPr="008C4C38">
        <w:rPr>
          <w:color w:val="auto"/>
        </w:rPr>
        <w:t xml:space="preserve">that suggest that one method is better than </w:t>
      </w:r>
      <w:r w:rsidR="007E061A" w:rsidRPr="008C4C38">
        <w:rPr>
          <w:color w:val="auto"/>
        </w:rPr>
        <w:t xml:space="preserve">the other in improving the classification accuracy. However, </w:t>
      </w:r>
      <w:r w:rsidR="00C962A4" w:rsidRPr="008C4C38">
        <w:rPr>
          <w:color w:val="auto"/>
        </w:rPr>
        <w:t xml:space="preserve">considering other factors maintenance and costs having </w:t>
      </w:r>
      <w:r w:rsidR="00772BF2" w:rsidRPr="008C4C38">
        <w:rPr>
          <w:color w:val="auto"/>
        </w:rPr>
        <w:t xml:space="preserve">the sensors dispersed is </w:t>
      </w:r>
      <w:r w:rsidR="003929AB" w:rsidRPr="008C4C38">
        <w:rPr>
          <w:color w:val="auto"/>
        </w:rPr>
        <w:t>considered</w:t>
      </w:r>
      <w:r w:rsidR="00772BF2" w:rsidRPr="008C4C38">
        <w:rPr>
          <w:color w:val="auto"/>
        </w:rPr>
        <w:t xml:space="preserve"> </w:t>
      </w:r>
      <w:r w:rsidR="003929AB" w:rsidRPr="008C4C38">
        <w:rPr>
          <w:color w:val="auto"/>
        </w:rPr>
        <w:t xml:space="preserve">the </w:t>
      </w:r>
      <w:r w:rsidR="00772BF2" w:rsidRPr="008C4C38">
        <w:rPr>
          <w:color w:val="auto"/>
        </w:rPr>
        <w:t xml:space="preserve">better option. </w:t>
      </w:r>
    </w:p>
    <w:p w14:paraId="240AFB5B" w14:textId="26BA52E7" w:rsidR="00E93210" w:rsidRPr="008C4C38" w:rsidRDefault="00C962A4" w:rsidP="002D7D5E">
      <w:pPr>
        <w:pStyle w:val="MDPI31text"/>
        <w:rPr>
          <w:color w:val="auto"/>
        </w:rPr>
      </w:pPr>
      <w:r w:rsidRPr="008C4C38">
        <w:rPr>
          <w:color w:val="auto"/>
        </w:rPr>
        <w:t xml:space="preserve"> </w:t>
      </w:r>
      <w:r w:rsidR="003929AB" w:rsidRPr="008C4C38">
        <w:rPr>
          <w:color w:val="auto"/>
        </w:rPr>
        <w:t xml:space="preserve">In </w:t>
      </w:r>
      <w:r w:rsidR="003454D4" w:rsidRPr="008C4C38">
        <w:rPr>
          <w:color w:val="auto"/>
        </w:rPr>
        <w:t xml:space="preserve">the classification of sitting postures, there are </w:t>
      </w:r>
      <w:r w:rsidR="009C227B" w:rsidRPr="008C4C38">
        <w:rPr>
          <w:color w:val="auto"/>
        </w:rPr>
        <w:t xml:space="preserve">a variety of machine learning models being applied. </w:t>
      </w:r>
      <w:r w:rsidR="001C7C58" w:rsidRPr="008C4C38">
        <w:rPr>
          <w:color w:val="auto"/>
        </w:rPr>
        <w:t>Most of</w:t>
      </w:r>
      <w:r w:rsidR="00A26E0F" w:rsidRPr="008C4C38">
        <w:rPr>
          <w:color w:val="auto"/>
        </w:rPr>
        <w:t xml:space="preserve"> which</w:t>
      </w:r>
      <w:r w:rsidR="001C7C58" w:rsidRPr="008C4C38">
        <w:rPr>
          <w:color w:val="auto"/>
        </w:rPr>
        <w:t xml:space="preserve"> were able to achieve high </w:t>
      </w:r>
      <w:r w:rsidR="00A26E0F" w:rsidRPr="008C4C38">
        <w:rPr>
          <w:color w:val="auto"/>
        </w:rPr>
        <w:t>classification accuracy of 90%</w:t>
      </w:r>
      <w:r w:rsidR="00E310F2" w:rsidRPr="008C4C38">
        <w:rPr>
          <w:color w:val="auto"/>
        </w:rPr>
        <w:t>.</w:t>
      </w:r>
      <w:r w:rsidR="00625C2F" w:rsidRPr="008C4C38">
        <w:rPr>
          <w:color w:val="auto"/>
        </w:rPr>
        <w:t xml:space="preserve"> </w:t>
      </w:r>
      <w:r w:rsidR="00A777B4" w:rsidRPr="008C4C38">
        <w:rPr>
          <w:color w:val="auto"/>
        </w:rPr>
        <w:t>However,</w:t>
      </w:r>
      <w:r w:rsidR="00625C2F" w:rsidRPr="008C4C38">
        <w:rPr>
          <w:color w:val="auto"/>
        </w:rPr>
        <w:t xml:space="preserve"> there were some gaps found in </w:t>
      </w:r>
      <w:r w:rsidR="00A777B4" w:rsidRPr="008C4C38">
        <w:rPr>
          <w:color w:val="auto"/>
        </w:rPr>
        <w:t>this aspect</w:t>
      </w:r>
      <w:r w:rsidR="00625C2F" w:rsidRPr="008C4C38">
        <w:rPr>
          <w:color w:val="auto"/>
        </w:rPr>
        <w:t xml:space="preserve"> regarding the quality of the dataset being used to train the machine learning model</w:t>
      </w:r>
      <w:r w:rsidR="00C56455" w:rsidRPr="008C4C38">
        <w:rPr>
          <w:color w:val="auto"/>
        </w:rPr>
        <w:t>s</w:t>
      </w:r>
      <w:r w:rsidR="00625C2F" w:rsidRPr="008C4C38">
        <w:rPr>
          <w:color w:val="auto"/>
        </w:rPr>
        <w:t xml:space="preserve">. </w:t>
      </w:r>
      <w:r w:rsidR="0043100C" w:rsidRPr="008C4C38">
        <w:rPr>
          <w:color w:val="auto"/>
        </w:rPr>
        <w:t>The t</w:t>
      </w:r>
      <w:r w:rsidR="00A777B4" w:rsidRPr="008C4C38">
        <w:rPr>
          <w:color w:val="auto"/>
        </w:rPr>
        <w:t xml:space="preserve">est subjects are </w:t>
      </w:r>
      <w:r w:rsidR="0043100C" w:rsidRPr="008C4C38">
        <w:rPr>
          <w:color w:val="auto"/>
        </w:rPr>
        <w:t>mostly healthy individuals from a small demographic</w:t>
      </w:r>
      <w:r w:rsidR="00C56455" w:rsidRPr="008C4C38">
        <w:rPr>
          <w:color w:val="auto"/>
        </w:rPr>
        <w:t xml:space="preserve"> population who are mocking improper sitting </w:t>
      </w:r>
      <w:r w:rsidR="00AE055E" w:rsidRPr="008C4C38">
        <w:rPr>
          <w:color w:val="auto"/>
        </w:rPr>
        <w:t xml:space="preserve">positions. This really brings to question </w:t>
      </w:r>
      <w:r w:rsidR="00CF7F8D" w:rsidRPr="008C4C38">
        <w:rPr>
          <w:color w:val="auto"/>
        </w:rPr>
        <w:t xml:space="preserve">the </w:t>
      </w:r>
      <w:r w:rsidR="00542E4B" w:rsidRPr="008C4C38">
        <w:rPr>
          <w:color w:val="auto"/>
        </w:rPr>
        <w:t>effectiveness</w:t>
      </w:r>
      <w:r w:rsidR="00AE055E" w:rsidRPr="008C4C38">
        <w:rPr>
          <w:color w:val="auto"/>
        </w:rPr>
        <w:t xml:space="preserve"> of </w:t>
      </w:r>
      <w:r w:rsidR="00CF7F8D" w:rsidRPr="008C4C38">
        <w:rPr>
          <w:color w:val="auto"/>
        </w:rPr>
        <w:t xml:space="preserve">the model if it were to be used </w:t>
      </w:r>
      <w:r w:rsidR="00940F6E" w:rsidRPr="008C4C38">
        <w:rPr>
          <w:color w:val="auto"/>
        </w:rPr>
        <w:t xml:space="preserve">among a greater population, especially </w:t>
      </w:r>
      <w:r w:rsidR="00542E4B" w:rsidRPr="008C4C38">
        <w:rPr>
          <w:color w:val="auto"/>
        </w:rPr>
        <w:t>those</w:t>
      </w:r>
      <w:r w:rsidR="00940F6E" w:rsidRPr="008C4C38">
        <w:rPr>
          <w:color w:val="auto"/>
        </w:rPr>
        <w:t xml:space="preserve"> suffering from</w:t>
      </w:r>
      <w:r w:rsidR="00542E4B" w:rsidRPr="008C4C38">
        <w:rPr>
          <w:color w:val="auto"/>
        </w:rPr>
        <w:t xml:space="preserve"> musculoskeletal disorders.</w:t>
      </w:r>
    </w:p>
    <w:p w14:paraId="1C73BF22" w14:textId="72D5D746" w:rsidR="00D96B3C" w:rsidRPr="008C4C38" w:rsidRDefault="0095737F" w:rsidP="002D7D5E">
      <w:pPr>
        <w:pStyle w:val="MDPI31text"/>
        <w:rPr>
          <w:color w:val="auto"/>
        </w:rPr>
      </w:pPr>
      <w:r w:rsidRPr="008C4C38">
        <w:rPr>
          <w:color w:val="auto"/>
        </w:rPr>
        <w:t xml:space="preserve">Moving forward, </w:t>
      </w:r>
      <w:r w:rsidR="00B95FC8" w:rsidRPr="008C4C38">
        <w:rPr>
          <w:color w:val="auto"/>
        </w:rPr>
        <w:t xml:space="preserve">future studies should </w:t>
      </w:r>
      <w:r w:rsidR="00DA7C8B" w:rsidRPr="008C4C38">
        <w:rPr>
          <w:color w:val="auto"/>
        </w:rPr>
        <w:t xml:space="preserve">particularly focus on the development and </w:t>
      </w:r>
      <w:r w:rsidR="00B82C6D" w:rsidRPr="008C4C38">
        <w:rPr>
          <w:color w:val="auto"/>
        </w:rPr>
        <w:t xml:space="preserve">the critical </w:t>
      </w:r>
      <w:r w:rsidR="00DA7C8B" w:rsidRPr="008C4C38">
        <w:rPr>
          <w:color w:val="auto"/>
        </w:rPr>
        <w:t xml:space="preserve">evaluation </w:t>
      </w:r>
      <w:r w:rsidR="005C0DB4" w:rsidRPr="008C4C38">
        <w:rPr>
          <w:color w:val="auto"/>
        </w:rPr>
        <w:t xml:space="preserve">of user feedback systems for posture correction. </w:t>
      </w:r>
      <w:r w:rsidR="00027714" w:rsidRPr="008C4C38">
        <w:rPr>
          <w:color w:val="auto"/>
        </w:rPr>
        <w:t xml:space="preserve">This would be very beneficial to </w:t>
      </w:r>
      <w:r w:rsidR="0037368A" w:rsidRPr="008C4C38">
        <w:rPr>
          <w:color w:val="auto"/>
        </w:rPr>
        <w:t xml:space="preserve">determine the effectiveness of </w:t>
      </w:r>
      <w:r w:rsidR="00687E5D" w:rsidRPr="008C4C38">
        <w:rPr>
          <w:color w:val="auto"/>
        </w:rPr>
        <w:t>this</w:t>
      </w:r>
      <w:r w:rsidR="0037368A" w:rsidRPr="008C4C38">
        <w:rPr>
          <w:color w:val="auto"/>
        </w:rPr>
        <w:t xml:space="preserve"> system</w:t>
      </w:r>
      <w:r w:rsidR="001B2882" w:rsidRPr="008C4C38">
        <w:rPr>
          <w:color w:val="auto"/>
        </w:rPr>
        <w:t xml:space="preserve"> </w:t>
      </w:r>
      <w:r w:rsidR="006375EA" w:rsidRPr="008C4C38">
        <w:rPr>
          <w:color w:val="auto"/>
        </w:rPr>
        <w:t>among users</w:t>
      </w:r>
      <w:r w:rsidR="001B2882" w:rsidRPr="008C4C38">
        <w:rPr>
          <w:color w:val="auto"/>
        </w:rPr>
        <w:t xml:space="preserve">. </w:t>
      </w:r>
    </w:p>
    <w:p w14:paraId="2EDB34F7" w14:textId="67311C98" w:rsidR="00FA1E29" w:rsidRPr="008C4C38" w:rsidRDefault="002D2DE0" w:rsidP="004B65B7">
      <w:pPr>
        <w:pStyle w:val="MDPI31text"/>
        <w:rPr>
          <w:color w:val="auto"/>
        </w:rPr>
      </w:pPr>
      <w:r w:rsidRPr="008C4C38">
        <w:rPr>
          <w:color w:val="auto"/>
        </w:rPr>
        <w:t xml:space="preserve">Additionally, exploring </w:t>
      </w:r>
      <w:r w:rsidR="00CD1929" w:rsidRPr="008C4C38">
        <w:rPr>
          <w:color w:val="auto"/>
        </w:rPr>
        <w:t xml:space="preserve">the combinations of different sensor types </w:t>
      </w:r>
      <w:r w:rsidR="004626A4" w:rsidRPr="008C4C38">
        <w:rPr>
          <w:color w:val="auto"/>
        </w:rPr>
        <w:t xml:space="preserve">could further enhance the capabilities of smart sensing chair systems. </w:t>
      </w:r>
      <w:r w:rsidR="001049E8" w:rsidRPr="008C4C38">
        <w:rPr>
          <w:color w:val="auto"/>
        </w:rPr>
        <w:t>While most studies</w:t>
      </w:r>
      <w:r w:rsidR="004B65B7" w:rsidRPr="008C4C38">
        <w:rPr>
          <w:color w:val="auto"/>
        </w:rPr>
        <w:t xml:space="preserve"> revolve around using a </w:t>
      </w:r>
      <w:r w:rsidR="001049E8" w:rsidRPr="008C4C38">
        <w:rPr>
          <w:color w:val="auto"/>
        </w:rPr>
        <w:t>singular type of sensor for posture detection,</w:t>
      </w:r>
      <w:r w:rsidR="004B65B7" w:rsidRPr="008C4C38">
        <w:rPr>
          <w:color w:val="auto"/>
        </w:rPr>
        <w:t xml:space="preserve"> such as </w:t>
      </w:r>
      <w:r w:rsidR="00D86365" w:rsidRPr="008C4C38">
        <w:rPr>
          <w:color w:val="auto"/>
        </w:rPr>
        <w:t>a pressure sensor, flex sensor or load cells</w:t>
      </w:r>
      <w:r w:rsidR="001049E8" w:rsidRPr="008C4C38">
        <w:rPr>
          <w:color w:val="auto"/>
        </w:rPr>
        <w:t xml:space="preserve">. </w:t>
      </w:r>
      <w:r w:rsidR="004B0A6B" w:rsidRPr="008C4C38">
        <w:rPr>
          <w:color w:val="auto"/>
        </w:rPr>
        <w:t xml:space="preserve">Jeong and Park </w:t>
      </w:r>
      <w:r w:rsidR="00FA1E29" w:rsidRPr="008C4C38">
        <w:rPr>
          <w:color w:val="auto"/>
        </w:rPr>
        <w:fldChar w:fldCharType="begin"/>
      </w:r>
      <w:r w:rsidR="007B5711">
        <w:rPr>
          <w:color w:val="auto"/>
        </w:rPr>
        <w:instrText xml:space="preserve"> ADDIN ZOTERO_ITEM CSL_CITATION {"citationID":"GCf6m1xS","properties":{"formattedCitation":"[45]","plainCitation":"[45]","noteIndex":0},"citationItems":[{"id":169,"uris":["http://zotero.org/users/11398818/items/8IPGYUV4"],"itemData":{"id":169,"type":"article-journal","container-title":"IEEE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A1E29" w:rsidRPr="008C4C38">
        <w:rPr>
          <w:color w:val="auto"/>
        </w:rPr>
        <w:fldChar w:fldCharType="separate"/>
      </w:r>
      <w:r w:rsidR="007B5711" w:rsidRPr="007B5711">
        <w:t>[45]</w:t>
      </w:r>
      <w:r w:rsidR="00FA1E29" w:rsidRPr="008C4C38">
        <w:rPr>
          <w:color w:val="auto"/>
        </w:rPr>
        <w:fldChar w:fldCharType="end"/>
      </w:r>
      <w:r w:rsidR="004B0A6B" w:rsidRPr="008C4C38">
        <w:rPr>
          <w:color w:val="auto"/>
        </w:rPr>
        <w:t xml:space="preserve"> highlighted </w:t>
      </w:r>
      <w:r w:rsidR="00801860" w:rsidRPr="008C4C38">
        <w:rPr>
          <w:color w:val="auto"/>
        </w:rPr>
        <w:t xml:space="preserve">that </w:t>
      </w:r>
      <w:r w:rsidR="00B77055" w:rsidRPr="008C4C38">
        <w:rPr>
          <w:color w:val="auto"/>
        </w:rPr>
        <w:t xml:space="preserve">one of </w:t>
      </w:r>
      <w:r w:rsidR="004B0A6B" w:rsidRPr="008C4C38">
        <w:rPr>
          <w:color w:val="auto"/>
        </w:rPr>
        <w:t xml:space="preserve">the main limitations with solely relying on </w:t>
      </w:r>
      <w:r w:rsidR="00B77055" w:rsidRPr="008C4C38">
        <w:rPr>
          <w:color w:val="auto"/>
        </w:rPr>
        <w:t xml:space="preserve">pressure sensors is that the angle of </w:t>
      </w:r>
      <w:r w:rsidR="002122F2" w:rsidRPr="008C4C38">
        <w:rPr>
          <w:color w:val="auto"/>
        </w:rPr>
        <w:t xml:space="preserve">the </w:t>
      </w:r>
      <w:r w:rsidR="00B77055" w:rsidRPr="008C4C38">
        <w:rPr>
          <w:color w:val="auto"/>
        </w:rPr>
        <w:t xml:space="preserve">spinal trunk rotation cannot be </w:t>
      </w:r>
      <w:r w:rsidR="002122F2" w:rsidRPr="008C4C38">
        <w:rPr>
          <w:color w:val="auto"/>
        </w:rPr>
        <w:t>measured</w:t>
      </w:r>
      <w:r w:rsidR="00B77055" w:rsidRPr="008C4C38">
        <w:rPr>
          <w:color w:val="auto"/>
        </w:rPr>
        <w:t xml:space="preserve">, which is an </w:t>
      </w:r>
      <w:r w:rsidR="00F810D9" w:rsidRPr="008C4C38">
        <w:rPr>
          <w:color w:val="auto"/>
        </w:rPr>
        <w:t xml:space="preserve">another </w:t>
      </w:r>
      <w:r w:rsidR="00B77055" w:rsidRPr="008C4C38">
        <w:rPr>
          <w:color w:val="auto"/>
        </w:rPr>
        <w:t>important aspect o</w:t>
      </w:r>
      <w:r w:rsidR="00F810D9" w:rsidRPr="008C4C38">
        <w:rPr>
          <w:color w:val="auto"/>
        </w:rPr>
        <w:t>f maintaining a good</w:t>
      </w:r>
      <w:r w:rsidR="00B77055" w:rsidRPr="008C4C38">
        <w:rPr>
          <w:color w:val="auto"/>
        </w:rPr>
        <w:t xml:space="preserve"> sitting posture</w:t>
      </w:r>
      <w:r w:rsidR="00F810D9" w:rsidRPr="008C4C38">
        <w:rPr>
          <w:color w:val="auto"/>
        </w:rPr>
        <w:t>.</w:t>
      </w:r>
      <w:r w:rsidR="002122F2" w:rsidRPr="008C4C38">
        <w:rPr>
          <w:color w:val="auto"/>
        </w:rPr>
        <w:t xml:space="preserve"> Hence, </w:t>
      </w:r>
      <w:r w:rsidR="00801860" w:rsidRPr="008C4C38">
        <w:rPr>
          <w:color w:val="auto"/>
        </w:rPr>
        <w:t>various</w:t>
      </w:r>
      <w:r w:rsidR="007A2899" w:rsidRPr="008C4C38">
        <w:rPr>
          <w:color w:val="auto"/>
        </w:rPr>
        <w:t xml:space="preserve"> infrared reflective distance</w:t>
      </w:r>
      <w:r w:rsidR="006F7CB9" w:rsidRPr="008C4C38">
        <w:rPr>
          <w:color w:val="auto"/>
        </w:rPr>
        <w:t xml:space="preserve"> </w:t>
      </w:r>
      <w:r w:rsidR="005979D6" w:rsidRPr="008C4C38">
        <w:rPr>
          <w:color w:val="auto"/>
        </w:rPr>
        <w:t xml:space="preserve">sensors (placed on the back rest) along with pressure </w:t>
      </w:r>
      <w:r w:rsidR="00720F6C" w:rsidRPr="008C4C38">
        <w:rPr>
          <w:color w:val="auto"/>
        </w:rPr>
        <w:t xml:space="preserve">sensors were used in the classification of sitting postures. </w:t>
      </w:r>
      <w:r w:rsidR="00FD228B" w:rsidRPr="008C4C38">
        <w:rPr>
          <w:color w:val="auto"/>
        </w:rPr>
        <w:t xml:space="preserve">The </w:t>
      </w:r>
      <w:r w:rsidR="004E3CF5" w:rsidRPr="008C4C38">
        <w:rPr>
          <w:color w:val="auto"/>
        </w:rPr>
        <w:t>integration of</w:t>
      </w:r>
      <w:r w:rsidR="00FD228B" w:rsidRPr="008C4C38">
        <w:rPr>
          <w:color w:val="auto"/>
        </w:rPr>
        <w:t xml:space="preserve"> IMUs (Inertial Measuring Unit) sensors would </w:t>
      </w:r>
      <w:r w:rsidR="00F617B5" w:rsidRPr="008C4C38">
        <w:rPr>
          <w:color w:val="auto"/>
        </w:rPr>
        <w:t xml:space="preserve">make it possible to </w:t>
      </w:r>
      <w:r w:rsidR="00B14076" w:rsidRPr="008C4C38">
        <w:rPr>
          <w:color w:val="auto"/>
        </w:rPr>
        <w:t>monitor user activity</w:t>
      </w:r>
      <w:r w:rsidR="00060E85" w:rsidRPr="008C4C38">
        <w:rPr>
          <w:color w:val="auto"/>
        </w:rPr>
        <w:t xml:space="preserve"> </w:t>
      </w:r>
      <w:r w:rsidR="00060E85" w:rsidRPr="008C4C38">
        <w:rPr>
          <w:color w:val="auto"/>
        </w:rPr>
        <w:fldChar w:fldCharType="begin"/>
      </w:r>
      <w:r w:rsidR="007B5711">
        <w:rPr>
          <w:color w:val="auto"/>
        </w:rPr>
        <w:instrText xml:space="preserve"> ADDIN ZOTERO_ITEM CSL_CITATION {"citationID":"oy4EwTte","properties":{"formattedCitation":"[33]","plainCitation":"[33]","noteIndex":0},"citationItems":[{"id":223,"uris":["http://zotero.org/users/11398818/items/2HFDN9YP"],"itemData":{"id":223,"type":"article-journal","container-title":"IEEE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ocator":"202"}],"schema":"https://github.com/citation-style-language/schema/raw/master/csl-citation.json"} </w:instrText>
      </w:r>
      <w:r w:rsidR="00060E85" w:rsidRPr="008C4C38">
        <w:rPr>
          <w:color w:val="auto"/>
        </w:rPr>
        <w:fldChar w:fldCharType="separate"/>
      </w:r>
      <w:r w:rsidR="007B5711" w:rsidRPr="007B5711">
        <w:t>[33]</w:t>
      </w:r>
      <w:r w:rsidR="00060E85" w:rsidRPr="008C4C38">
        <w:rPr>
          <w:color w:val="auto"/>
        </w:rPr>
        <w:fldChar w:fldCharType="end"/>
      </w:r>
      <w:r w:rsidR="00B14076" w:rsidRPr="008C4C38">
        <w:rPr>
          <w:color w:val="auto"/>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2" w:name="_Hlk89945590"/>
      <w:bookmarkStart w:id="53" w:name="_Hlk60054323"/>
      <w:r w:rsidRPr="00B27433">
        <w:rPr>
          <w:b/>
        </w:rPr>
        <w:t xml:space="preserve">Institutional Review Board Statement: </w:t>
      </w:r>
      <w:r w:rsidR="001718DC" w:rsidRPr="001718DC">
        <w:t>Not applicable</w:t>
      </w:r>
    </w:p>
    <w:bookmarkEnd w:id="52"/>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3"/>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4D96F7B7" w14:textId="3ADA6200" w:rsidR="00E93210" w:rsidRDefault="00E93210" w:rsidP="00070792">
      <w:pPr>
        <w:pStyle w:val="MDPI21heading1"/>
        <w:ind w:left="0"/>
      </w:pPr>
      <w:r w:rsidRPr="00FA04F1">
        <w:lastRenderedPageBreak/>
        <w:t>References</w:t>
      </w:r>
    </w:p>
    <w:p w14:paraId="29338879" w14:textId="77777777" w:rsidR="007B5711" w:rsidRDefault="007A08BB" w:rsidP="007B5711">
      <w:pPr>
        <w:pStyle w:val="Bibliography"/>
      </w:pPr>
      <w:r>
        <w:fldChar w:fldCharType="begin"/>
      </w:r>
      <w:r w:rsidR="00634D4A">
        <w:instrText xml:space="preserve"> ADDIN ZOTERO_BIBL {"uncited":[],"omitted":[],"custom":[]} CSL_BIBLIOGRAPHY </w:instrText>
      </w:r>
      <w:r>
        <w:fldChar w:fldCharType="separate"/>
      </w:r>
      <w:r w:rsidR="007B5711">
        <w:t xml:space="preserve">1. </w:t>
      </w:r>
      <w:r w:rsidR="007B5711">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7B5711">
        <w:rPr>
          <w:i/>
          <w:iCs/>
        </w:rPr>
        <w:t>The Lancet Rheumatology</w:t>
      </w:r>
      <w:r w:rsidR="007B5711">
        <w:t xml:space="preserve"> </w:t>
      </w:r>
      <w:r w:rsidR="007B5711">
        <w:rPr>
          <w:b/>
          <w:bCs/>
        </w:rPr>
        <w:t>2023</w:t>
      </w:r>
      <w:r w:rsidR="007B5711">
        <w:t xml:space="preserve">, </w:t>
      </w:r>
      <w:r w:rsidR="007B5711">
        <w:rPr>
          <w:i/>
          <w:iCs/>
        </w:rPr>
        <w:t>5</w:t>
      </w:r>
      <w:r w:rsidR="007B5711">
        <w:t>, e670–e682, doi:10.1016/S2665-9913(23)00232-1.</w:t>
      </w:r>
    </w:p>
    <w:p w14:paraId="390748E6" w14:textId="77777777" w:rsidR="007B5711" w:rsidRDefault="007B5711" w:rsidP="007B5711">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67846935" w14:textId="77777777" w:rsidR="007B5711" w:rsidRDefault="007B5711" w:rsidP="007B5711">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5DC5054C" w14:textId="77777777" w:rsidR="007B5711" w:rsidRDefault="007B5711" w:rsidP="007B5711">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6A6915CA" w14:textId="77777777" w:rsidR="007B5711" w:rsidRDefault="007B5711" w:rsidP="007B5711">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5C75D6C6" w14:textId="77777777" w:rsidR="007B5711" w:rsidRDefault="007B5711" w:rsidP="007B5711">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2FBD5574" w14:textId="77777777" w:rsidR="007B5711" w:rsidRDefault="007B5711" w:rsidP="007B5711">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0D840FB9" w14:textId="77777777" w:rsidR="007B5711" w:rsidRDefault="007B5711" w:rsidP="007B5711">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1E5BD1C0" w14:textId="77777777" w:rsidR="007B5711" w:rsidRDefault="007B5711" w:rsidP="007B5711">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438A664D" w14:textId="77777777" w:rsidR="007B5711" w:rsidRDefault="007B5711" w:rsidP="007B5711">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2F83709D" w14:textId="77777777" w:rsidR="007B5711" w:rsidRDefault="007B5711" w:rsidP="007B5711">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60840C4D" w14:textId="77777777" w:rsidR="007B5711" w:rsidRDefault="007B5711" w:rsidP="007B5711">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44D8DAF0" w14:textId="77777777" w:rsidR="007B5711" w:rsidRDefault="007B5711" w:rsidP="007B5711">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4E53F16B" w14:textId="77777777" w:rsidR="007B5711" w:rsidRDefault="007B5711" w:rsidP="007B5711">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0561739C" w14:textId="77777777" w:rsidR="007B5711" w:rsidRDefault="007B5711" w:rsidP="007B5711">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069CE411" w14:textId="77777777" w:rsidR="007B5711" w:rsidRDefault="007B5711" w:rsidP="007B5711">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4BE62316" w14:textId="77777777" w:rsidR="007B5711" w:rsidRDefault="007B5711" w:rsidP="007B5711">
      <w:pPr>
        <w:pStyle w:val="Bibliography"/>
      </w:pPr>
      <w:r>
        <w:lastRenderedPageBreak/>
        <w:t xml:space="preserve">17.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56DCE4B3" w14:textId="77777777" w:rsidR="007B5711" w:rsidRDefault="007B5711" w:rsidP="007B5711">
      <w:pPr>
        <w:pStyle w:val="Bibliography"/>
      </w:pPr>
      <w:r>
        <w:t xml:space="preserve">18. </w:t>
      </w:r>
      <w:r>
        <w:tab/>
        <w:t>Sadun, A.S.; Jalani, J.; Sukor, J.A. Force Sensing Resistor (FSR): A Brief Overview and the Low-Cost Sensor for Active Compliance Control.; Jiang, X., Chen, G., Capi, G., Ishll, C., Eds.; Tokyo, Japan, July 11 2016; p. 1001112.</w:t>
      </w:r>
    </w:p>
    <w:p w14:paraId="733E7B78" w14:textId="77777777" w:rsidR="007B5711" w:rsidRDefault="007B5711" w:rsidP="007B5711">
      <w:pPr>
        <w:pStyle w:val="Bibliography"/>
      </w:pPr>
      <w:r>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3F139FA2" w14:textId="77777777" w:rsidR="007B5711" w:rsidRDefault="007B5711" w:rsidP="007B5711">
      <w:pPr>
        <w:pStyle w:val="Bibliography"/>
      </w:pPr>
      <w:r>
        <w:t xml:space="preserve">20. </w:t>
      </w:r>
      <w:r>
        <w:tab/>
        <w:t>Ohmite Ohmite FSR Series Integration Guide: Force Sensing Resistor 2018.</w:t>
      </w:r>
    </w:p>
    <w:p w14:paraId="6EDFD933" w14:textId="77777777" w:rsidR="007B5711" w:rsidRDefault="007B5711" w:rsidP="007B5711">
      <w:pPr>
        <w:pStyle w:val="Bibliography"/>
      </w:pPr>
      <w:r>
        <w:t xml:space="preserve">21. </w:t>
      </w:r>
      <w:r>
        <w:tab/>
        <w:t>Interlink Electronics FSR 402 Data Sheet.</w:t>
      </w:r>
    </w:p>
    <w:p w14:paraId="1C9C6115" w14:textId="77777777" w:rsidR="007B5711" w:rsidRDefault="007B5711" w:rsidP="007B5711">
      <w:pPr>
        <w:pStyle w:val="Bibliography"/>
      </w:pPr>
      <w:r>
        <w:t xml:space="preserve">22. </w:t>
      </w:r>
      <w:r>
        <w:tab/>
        <w:t>Interlink Electronics FSR 406 Data Sheet.</w:t>
      </w:r>
    </w:p>
    <w:p w14:paraId="3645174E" w14:textId="77777777" w:rsidR="007B5711" w:rsidRDefault="007B5711" w:rsidP="007B5711">
      <w:pPr>
        <w:pStyle w:val="Bibliography"/>
      </w:pPr>
      <w:r>
        <w:t xml:space="preserve">23.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139BD96A" w14:textId="77777777" w:rsidR="007B5711" w:rsidRDefault="007B5711" w:rsidP="007B5711">
      <w:pPr>
        <w:pStyle w:val="Bibliography"/>
      </w:pPr>
      <w:r>
        <w:t xml:space="preserve">24.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5CF07552" w14:textId="77777777" w:rsidR="007B5711" w:rsidRDefault="007B5711" w:rsidP="007B5711">
      <w:pPr>
        <w:pStyle w:val="Bibliography"/>
      </w:pPr>
      <w:r>
        <w:t xml:space="preserve">25.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0FD1C560" w14:textId="77777777" w:rsidR="007B5711" w:rsidRDefault="007B5711" w:rsidP="007B5711">
      <w:pPr>
        <w:pStyle w:val="Bibliography"/>
      </w:pPr>
      <w:r>
        <w:t xml:space="preserve">26.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7D8DADA4" w14:textId="77777777" w:rsidR="007B5711" w:rsidRDefault="007B5711" w:rsidP="007B5711">
      <w:pPr>
        <w:pStyle w:val="Bibliography"/>
      </w:pPr>
      <w:r>
        <w:t xml:space="preserve">27. </w:t>
      </w:r>
      <w:r>
        <w:tab/>
        <w:t xml:space="preserve">Kamble, V.; shinde, V.D.; Kittur, J.K. Overview of Load Cells. </w:t>
      </w:r>
      <w:r>
        <w:rPr>
          <w:i/>
          <w:iCs/>
        </w:rPr>
        <w:t>Journal of Mechanical and Mechanics Engineering 6.3</w:t>
      </w:r>
      <w:r>
        <w:t xml:space="preserve"> </w:t>
      </w:r>
      <w:r>
        <w:rPr>
          <w:b/>
          <w:bCs/>
        </w:rPr>
        <w:t>2020</w:t>
      </w:r>
      <w:r>
        <w:t>, 22–29.</w:t>
      </w:r>
    </w:p>
    <w:p w14:paraId="3F4B6E81" w14:textId="77777777" w:rsidR="007B5711" w:rsidRDefault="007B5711" w:rsidP="007B5711">
      <w:pPr>
        <w:pStyle w:val="Bibliography"/>
      </w:pPr>
      <w:r>
        <w:t xml:space="preserve">28.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4BDB2381" w14:textId="77777777" w:rsidR="007B5711" w:rsidRDefault="007B5711" w:rsidP="007B5711">
      <w:pPr>
        <w:pStyle w:val="Bibliography"/>
      </w:pPr>
      <w:r>
        <w:t xml:space="preserve">29.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30EDE122" w14:textId="77777777" w:rsidR="007B5711" w:rsidRDefault="007B5711" w:rsidP="007B5711">
      <w:pPr>
        <w:pStyle w:val="Bibliography"/>
      </w:pPr>
      <w:r>
        <w:t xml:space="preserve">30.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30E2A3F4" w14:textId="77777777" w:rsidR="007B5711" w:rsidRDefault="007B5711" w:rsidP="007B5711">
      <w:pPr>
        <w:pStyle w:val="Bibliography"/>
      </w:pPr>
      <w:r>
        <w:t xml:space="preserve">31.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01B88FE0" w14:textId="77777777" w:rsidR="007B5711" w:rsidRDefault="007B5711" w:rsidP="007B5711">
      <w:pPr>
        <w:pStyle w:val="Bibliography"/>
      </w:pPr>
      <w:r>
        <w:t xml:space="preserve">32. </w:t>
      </w:r>
      <w:r>
        <w:tab/>
        <w:t>AbuTerkia, I.; Hannoun, M.; Suwal, B.; Ahmed, M.S.; Sundaravdivel, P. FPGA-Based Smart Chair Recognition System Using Flex Sensors. In Proceedings of the 2022 IEEE 15th Dallas Circuit And System Conference (DCAS); IEEE: Dallas, TX, USA, June 17 2022; pp. 1–2.</w:t>
      </w:r>
    </w:p>
    <w:p w14:paraId="20743BC0" w14:textId="77777777" w:rsidR="007B5711" w:rsidRDefault="007B5711" w:rsidP="007B5711">
      <w:pPr>
        <w:pStyle w:val="Bibliography"/>
      </w:pPr>
      <w:r>
        <w:t xml:space="preserve">33.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2624F125" w14:textId="77777777" w:rsidR="007B5711" w:rsidRDefault="007B5711" w:rsidP="007B5711">
      <w:pPr>
        <w:pStyle w:val="Bibliography"/>
      </w:pPr>
      <w:r>
        <w:t xml:space="preserve">34.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7243F25A" w14:textId="77777777" w:rsidR="007B5711" w:rsidRDefault="007B5711" w:rsidP="007B5711">
      <w:pPr>
        <w:pStyle w:val="Bibliography"/>
      </w:pPr>
      <w:r>
        <w:t xml:space="preserve">35.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33B565B3" w14:textId="77777777" w:rsidR="007B5711" w:rsidRDefault="007B5711" w:rsidP="007B5711">
      <w:pPr>
        <w:pStyle w:val="Bibliography"/>
      </w:pPr>
      <w:r>
        <w:t xml:space="preserve">36.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510B595F" w14:textId="77777777" w:rsidR="007B5711" w:rsidRDefault="007B5711" w:rsidP="007B5711">
      <w:pPr>
        <w:pStyle w:val="Bibliography"/>
      </w:pPr>
      <w:r>
        <w:lastRenderedPageBreak/>
        <w:t xml:space="preserve">37.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3B706715" w14:textId="77777777" w:rsidR="007B5711" w:rsidRDefault="007B5711" w:rsidP="007B5711">
      <w:pPr>
        <w:pStyle w:val="Bibliography"/>
      </w:pPr>
      <w:r>
        <w:t xml:space="preserve">38.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622F54BD" w14:textId="77777777" w:rsidR="007B5711" w:rsidRDefault="007B5711" w:rsidP="007B5711">
      <w:pPr>
        <w:pStyle w:val="Bibliography"/>
      </w:pPr>
      <w:r>
        <w:t xml:space="preserve">39.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4CD2B4C5" w14:textId="77777777" w:rsidR="007B5711" w:rsidRDefault="007B5711" w:rsidP="007B5711">
      <w:pPr>
        <w:pStyle w:val="Bibliography"/>
      </w:pPr>
      <w:r>
        <w:t xml:space="preserve">40.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4A6DC8CD" w14:textId="77777777" w:rsidR="007B5711" w:rsidRDefault="007B5711" w:rsidP="007B5711">
      <w:pPr>
        <w:pStyle w:val="Bibliography"/>
      </w:pPr>
      <w:r>
        <w:t xml:space="preserve">41.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70BD3524" w14:textId="77777777" w:rsidR="007B5711" w:rsidRDefault="007B5711" w:rsidP="007B5711">
      <w:pPr>
        <w:pStyle w:val="Bibliography"/>
      </w:pPr>
      <w:r>
        <w:t xml:space="preserve">42.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25AC89A9" w14:textId="77777777" w:rsidR="007B5711" w:rsidRDefault="007B5711" w:rsidP="007B5711">
      <w:pPr>
        <w:pStyle w:val="Bibliography"/>
      </w:pPr>
      <w:r>
        <w:t xml:space="preserve">43.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6729DB4E" w14:textId="77777777" w:rsidR="007B5711" w:rsidRDefault="007B5711" w:rsidP="007B5711">
      <w:pPr>
        <w:pStyle w:val="Bibliography"/>
      </w:pPr>
      <w:r>
        <w:t xml:space="preserve">44.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4BCF210B" w14:textId="77777777" w:rsidR="007B5711" w:rsidRDefault="007B5711" w:rsidP="007B5711">
      <w:pPr>
        <w:pStyle w:val="Bibliography"/>
      </w:pPr>
      <w:r>
        <w:t xml:space="preserve">45.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64337770" w14:textId="77777777" w:rsidR="007B5711" w:rsidRDefault="007B5711" w:rsidP="007B5711">
      <w:pPr>
        <w:pStyle w:val="Bibliography"/>
      </w:pPr>
      <w:r>
        <w:t xml:space="preserve">46.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2579F8BA" w14:textId="77777777" w:rsidR="007B5711" w:rsidRDefault="007B5711" w:rsidP="007B5711">
      <w:pPr>
        <w:pStyle w:val="Bibliography"/>
      </w:pPr>
      <w:r>
        <w:t xml:space="preserve">47.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5347C6C5" w14:textId="77777777" w:rsidR="007B5711" w:rsidRDefault="007B5711" w:rsidP="007B5711">
      <w:pPr>
        <w:pStyle w:val="Bibliography"/>
      </w:pPr>
      <w:r>
        <w:t xml:space="preserve">48.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3A14D2F" w14:textId="77777777" w:rsidR="007B5711" w:rsidRDefault="007B5711" w:rsidP="007B5711">
      <w:pPr>
        <w:pStyle w:val="Bibliography"/>
      </w:pPr>
      <w:r>
        <w:t xml:space="preserve">49.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5E1AC0D7" w14:textId="77777777" w:rsidR="007B5711" w:rsidRDefault="007B5711" w:rsidP="007B5711">
      <w:pPr>
        <w:pStyle w:val="Bibliography"/>
      </w:pPr>
      <w:r>
        <w:t xml:space="preserve">50.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4364DDDC" w14:textId="77777777" w:rsidR="007B5711" w:rsidRDefault="007B5711" w:rsidP="007B5711">
      <w:pPr>
        <w:pStyle w:val="Bibliography"/>
      </w:pPr>
      <w:r>
        <w:t xml:space="preserve">51. </w:t>
      </w:r>
      <w:r>
        <w:tab/>
        <w:t>Fu, T.; Macleod, A. IntelliChair: An Approach for Activity Detection and Prediction via Posture Analysis. In Proceedings of the 2014 International Conference on Intelligent Environments; IEEE: China, June 2014; pp. 211–213.</w:t>
      </w:r>
    </w:p>
    <w:p w14:paraId="0FA00E07" w14:textId="77777777" w:rsidR="007B5711" w:rsidRDefault="007B5711" w:rsidP="007B5711">
      <w:pPr>
        <w:pStyle w:val="Bibliography"/>
      </w:pPr>
      <w:r>
        <w:lastRenderedPageBreak/>
        <w:t xml:space="preserve">52.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0A46D280" w14:textId="77777777" w:rsidR="007B5711" w:rsidRDefault="007B5711" w:rsidP="007B5711">
      <w:pPr>
        <w:pStyle w:val="Bibliography"/>
      </w:pPr>
      <w:r>
        <w:t xml:space="preserve">53.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A063591" w14:textId="77777777" w:rsidR="007B5711" w:rsidRDefault="007B5711" w:rsidP="007B5711">
      <w:pPr>
        <w:pStyle w:val="Bibliography"/>
      </w:pPr>
      <w:r>
        <w:t xml:space="preserve">54.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3B41D6F0" w14:textId="77777777" w:rsidR="007B5711" w:rsidRDefault="007B5711" w:rsidP="007B5711">
      <w:pPr>
        <w:pStyle w:val="Bibliography"/>
      </w:pPr>
      <w:r>
        <w:t xml:space="preserve">55.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67DF982A" w14:textId="77777777" w:rsidR="007B5711" w:rsidRDefault="007B5711" w:rsidP="007B5711">
      <w:pPr>
        <w:pStyle w:val="Bibliography"/>
      </w:pPr>
      <w:r>
        <w:t xml:space="preserve">56.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07DD8171" w14:textId="77777777" w:rsidR="007B5711" w:rsidRDefault="007B5711" w:rsidP="007B5711">
      <w:pPr>
        <w:pStyle w:val="Bibliography"/>
      </w:pPr>
      <w:r>
        <w:t xml:space="preserve">57. </w:t>
      </w:r>
      <w:r>
        <w:tab/>
        <w:t>Feng, L.; Li, Z.; Liu, C. Are You Sitting Right?-Sitting Posture Recognition Using RF Signals. In Proceedings of the 2019 IEEE Pacific Rim Conference on Communications, Computers and Signal Processing (PACRIM); IEEE: Victoria, BC, Canada, August 2019; pp. 1–6.</w:t>
      </w:r>
    </w:p>
    <w:p w14:paraId="57BB7B08" w14:textId="77777777" w:rsidR="007B5711" w:rsidRDefault="007B5711" w:rsidP="007B5711">
      <w:pPr>
        <w:pStyle w:val="Bibliography"/>
      </w:pPr>
      <w:r>
        <w:t xml:space="preserve">58. </w:t>
      </w:r>
      <w:r>
        <w:tab/>
        <w:t xml:space="preserve">Kundaliya, B.; Patel, S.; Patel, J.; Barot, P.; Hadia, S.K. </w:t>
      </w:r>
      <w:r>
        <w:rPr>
          <w:i/>
          <w:iCs/>
        </w:rPr>
        <w:t>An IoT and Cloud Enabled Smart Chair for Detection and Notification of Wrong Seating Posture</w:t>
      </w:r>
      <w:r>
        <w:t>; In Review, 2022;</w:t>
      </w:r>
    </w:p>
    <w:p w14:paraId="4E6BB779" w14:textId="77777777" w:rsidR="007B5711" w:rsidRDefault="007B5711" w:rsidP="007B5711">
      <w:pPr>
        <w:pStyle w:val="Bibliography"/>
      </w:pPr>
      <w:r>
        <w:t xml:space="preserve">59.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156A876F" w14:textId="77777777" w:rsidR="007B5711" w:rsidRDefault="007B5711" w:rsidP="007B5711">
      <w:pPr>
        <w:pStyle w:val="Bibliography"/>
      </w:pPr>
      <w:r>
        <w:t xml:space="preserve">60.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32DA6512" w14:textId="77777777" w:rsidR="007B5711" w:rsidRDefault="007B5711" w:rsidP="007B5711">
      <w:pPr>
        <w:pStyle w:val="Bibliography"/>
      </w:pPr>
      <w:r>
        <w:t xml:space="preserve">61.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11062351"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B958EA">
        <w:t>instructions</w:t>
      </w:r>
      <w:proofErr w:type="gramEnd"/>
      <w:r w:rsidRPr="00B958EA">
        <w:t xml:space="preserve"> or products referred to in the content.</w:t>
      </w:r>
    </w:p>
    <w:sectPr w:rsidR="00E93210" w:rsidRPr="00B958EA" w:rsidSect="00705DE9">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6" w:author="Odesola D F (FCES)" w:date="2024-01-23T06:59:00Z" w:initials="DO">
    <w:p w14:paraId="7A66D154" w14:textId="77777777" w:rsidR="003E31C8" w:rsidRDefault="003E31C8" w:rsidP="003E31C8">
      <w:pPr>
        <w:pStyle w:val="CommentText"/>
        <w:jc w:val="left"/>
      </w:pPr>
      <w:r>
        <w:rPr>
          <w:rStyle w:val="CommentReference"/>
        </w:rPr>
        <w:annotationRef/>
      </w:r>
      <w:r>
        <w:t>Team Paper Referenced here</w:t>
      </w:r>
    </w:p>
  </w:comment>
  <w:comment w:id="26"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7"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3"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7A66D154" w15:done="0"/>
  <w15:commentEx w15:paraId="02CFEA66" w15:done="0"/>
  <w15:commentEx w15:paraId="2E2E0289" w15:done="0"/>
  <w15:commentEx w15:paraId="3FD1AD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7A66D154" w16cid:durableId="21193D22"/>
  <w16cid:commentId w16cid:paraId="02CFEA66" w16cid:durableId="74B04593"/>
  <w16cid:commentId w16cid:paraId="2E2E0289" w16cid:durableId="7212E04C"/>
  <w16cid:commentId w16cid:paraId="3FD1ADC7" w16cid:durableId="294DD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B4D11" w14:textId="77777777" w:rsidR="00705DE9" w:rsidRDefault="00705DE9">
      <w:pPr>
        <w:spacing w:line="240" w:lineRule="auto"/>
      </w:pPr>
      <w:r>
        <w:separator/>
      </w:r>
    </w:p>
  </w:endnote>
  <w:endnote w:type="continuationSeparator" w:id="0">
    <w:p w14:paraId="2530C9DC" w14:textId="77777777" w:rsidR="00705DE9" w:rsidRDefault="00705D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4"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5" w:author="Janusz Kulon" w:date="2024-01-18T12:44:00Z">
          <w:rPr>
            <w:lang w:val="fr-CH"/>
          </w:rPr>
        </w:rPrChange>
      </w:rPr>
      <w:tab/>
    </w:r>
    <w:r w:rsidRPr="00943C10">
      <w:rPr>
        <w:lang w:val="it-IT"/>
        <w:rPrChange w:id="56"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0E6A0" w14:textId="77777777" w:rsidR="00705DE9" w:rsidRDefault="00705DE9">
      <w:pPr>
        <w:spacing w:line="240" w:lineRule="auto"/>
      </w:pPr>
      <w:r>
        <w:separator/>
      </w:r>
    </w:p>
  </w:footnote>
  <w:footnote w:type="continuationSeparator" w:id="0">
    <w:p w14:paraId="6973E5FD" w14:textId="77777777" w:rsidR="00705DE9" w:rsidRDefault="00705D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3D05"/>
    <w:rsid w:val="00004247"/>
    <w:rsid w:val="00007D3D"/>
    <w:rsid w:val="000110FB"/>
    <w:rsid w:val="00012035"/>
    <w:rsid w:val="000122AB"/>
    <w:rsid w:val="00012F4D"/>
    <w:rsid w:val="00013DA3"/>
    <w:rsid w:val="0001448F"/>
    <w:rsid w:val="00014839"/>
    <w:rsid w:val="000162A3"/>
    <w:rsid w:val="0001720C"/>
    <w:rsid w:val="00017E67"/>
    <w:rsid w:val="000205B9"/>
    <w:rsid w:val="000219F6"/>
    <w:rsid w:val="00021DCD"/>
    <w:rsid w:val="0002414D"/>
    <w:rsid w:val="000245F1"/>
    <w:rsid w:val="00024C20"/>
    <w:rsid w:val="00024EDE"/>
    <w:rsid w:val="00026865"/>
    <w:rsid w:val="00027714"/>
    <w:rsid w:val="00027A5A"/>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93E"/>
    <w:rsid w:val="00056FD5"/>
    <w:rsid w:val="0005775E"/>
    <w:rsid w:val="00057ED3"/>
    <w:rsid w:val="0006033F"/>
    <w:rsid w:val="0006080B"/>
    <w:rsid w:val="00060983"/>
    <w:rsid w:val="00060E85"/>
    <w:rsid w:val="0006450F"/>
    <w:rsid w:val="00064A99"/>
    <w:rsid w:val="00065B5F"/>
    <w:rsid w:val="000660BB"/>
    <w:rsid w:val="00066C34"/>
    <w:rsid w:val="00066E36"/>
    <w:rsid w:val="0006703E"/>
    <w:rsid w:val="00067346"/>
    <w:rsid w:val="00067425"/>
    <w:rsid w:val="00070090"/>
    <w:rsid w:val="00070792"/>
    <w:rsid w:val="00071728"/>
    <w:rsid w:val="00071E79"/>
    <w:rsid w:val="00072A45"/>
    <w:rsid w:val="00072F75"/>
    <w:rsid w:val="00073282"/>
    <w:rsid w:val="0007442E"/>
    <w:rsid w:val="000774FA"/>
    <w:rsid w:val="00077EDB"/>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3F9B"/>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3AFF"/>
    <w:rsid w:val="00114546"/>
    <w:rsid w:val="0011586B"/>
    <w:rsid w:val="00115E34"/>
    <w:rsid w:val="00116A62"/>
    <w:rsid w:val="00116D08"/>
    <w:rsid w:val="00117995"/>
    <w:rsid w:val="001217FD"/>
    <w:rsid w:val="00122648"/>
    <w:rsid w:val="0012339E"/>
    <w:rsid w:val="00123BD9"/>
    <w:rsid w:val="00125418"/>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470A"/>
    <w:rsid w:val="0017624F"/>
    <w:rsid w:val="00176972"/>
    <w:rsid w:val="001853F6"/>
    <w:rsid w:val="00190062"/>
    <w:rsid w:val="001907DC"/>
    <w:rsid w:val="00190BA2"/>
    <w:rsid w:val="001914F3"/>
    <w:rsid w:val="00194D3B"/>
    <w:rsid w:val="00196B58"/>
    <w:rsid w:val="00197BEE"/>
    <w:rsid w:val="001A3085"/>
    <w:rsid w:val="001A5EE5"/>
    <w:rsid w:val="001A6BED"/>
    <w:rsid w:val="001B078C"/>
    <w:rsid w:val="001B118D"/>
    <w:rsid w:val="001B1190"/>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B6C"/>
    <w:rsid w:val="001D1D0D"/>
    <w:rsid w:val="001D1D7E"/>
    <w:rsid w:val="001D247C"/>
    <w:rsid w:val="001D2764"/>
    <w:rsid w:val="001D3467"/>
    <w:rsid w:val="001D5528"/>
    <w:rsid w:val="001D5DAA"/>
    <w:rsid w:val="001D6A40"/>
    <w:rsid w:val="001D7276"/>
    <w:rsid w:val="001E18E1"/>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0C8F"/>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512"/>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43C3"/>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2A2B"/>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0078"/>
    <w:rsid w:val="002F26EF"/>
    <w:rsid w:val="002F2A28"/>
    <w:rsid w:val="002F3AF5"/>
    <w:rsid w:val="002F519B"/>
    <w:rsid w:val="002F78E4"/>
    <w:rsid w:val="002F7D6A"/>
    <w:rsid w:val="0030186F"/>
    <w:rsid w:val="00302482"/>
    <w:rsid w:val="00303767"/>
    <w:rsid w:val="0030583D"/>
    <w:rsid w:val="0030687D"/>
    <w:rsid w:val="0030701D"/>
    <w:rsid w:val="00310216"/>
    <w:rsid w:val="00310F53"/>
    <w:rsid w:val="00311AE0"/>
    <w:rsid w:val="00312478"/>
    <w:rsid w:val="00313E7D"/>
    <w:rsid w:val="00314382"/>
    <w:rsid w:val="003153CD"/>
    <w:rsid w:val="00315D74"/>
    <w:rsid w:val="00317A4F"/>
    <w:rsid w:val="00317AC0"/>
    <w:rsid w:val="00320D3C"/>
    <w:rsid w:val="00326141"/>
    <w:rsid w:val="0033058F"/>
    <w:rsid w:val="003317E6"/>
    <w:rsid w:val="00331A15"/>
    <w:rsid w:val="003327F4"/>
    <w:rsid w:val="00333BCC"/>
    <w:rsid w:val="00335AD8"/>
    <w:rsid w:val="00335DC6"/>
    <w:rsid w:val="00335E05"/>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2772"/>
    <w:rsid w:val="00363286"/>
    <w:rsid w:val="00363A61"/>
    <w:rsid w:val="00363F03"/>
    <w:rsid w:val="003652CD"/>
    <w:rsid w:val="00365487"/>
    <w:rsid w:val="00366207"/>
    <w:rsid w:val="003674C1"/>
    <w:rsid w:val="00372FD4"/>
    <w:rsid w:val="0037368A"/>
    <w:rsid w:val="00374257"/>
    <w:rsid w:val="00375A07"/>
    <w:rsid w:val="00375F4D"/>
    <w:rsid w:val="00377155"/>
    <w:rsid w:val="00380350"/>
    <w:rsid w:val="00380625"/>
    <w:rsid w:val="00380AAD"/>
    <w:rsid w:val="00380AED"/>
    <w:rsid w:val="00380E11"/>
    <w:rsid w:val="00381B0E"/>
    <w:rsid w:val="0038367F"/>
    <w:rsid w:val="00383DE8"/>
    <w:rsid w:val="00384451"/>
    <w:rsid w:val="00385582"/>
    <w:rsid w:val="003856B6"/>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175"/>
    <w:rsid w:val="003A6680"/>
    <w:rsid w:val="003A78BB"/>
    <w:rsid w:val="003A79BE"/>
    <w:rsid w:val="003A7E8F"/>
    <w:rsid w:val="003B2913"/>
    <w:rsid w:val="003B3247"/>
    <w:rsid w:val="003B353A"/>
    <w:rsid w:val="003B4977"/>
    <w:rsid w:val="003B4AFD"/>
    <w:rsid w:val="003B57C7"/>
    <w:rsid w:val="003B6024"/>
    <w:rsid w:val="003B684D"/>
    <w:rsid w:val="003B77D5"/>
    <w:rsid w:val="003B7EE8"/>
    <w:rsid w:val="003C0D91"/>
    <w:rsid w:val="003C0EEF"/>
    <w:rsid w:val="003C28C8"/>
    <w:rsid w:val="003C3CA3"/>
    <w:rsid w:val="003C4184"/>
    <w:rsid w:val="003C56C2"/>
    <w:rsid w:val="003C6C87"/>
    <w:rsid w:val="003C7292"/>
    <w:rsid w:val="003D13ED"/>
    <w:rsid w:val="003D19DF"/>
    <w:rsid w:val="003D3009"/>
    <w:rsid w:val="003D357B"/>
    <w:rsid w:val="003D409E"/>
    <w:rsid w:val="003D428C"/>
    <w:rsid w:val="003D4BE4"/>
    <w:rsid w:val="003D6424"/>
    <w:rsid w:val="003D6488"/>
    <w:rsid w:val="003D660D"/>
    <w:rsid w:val="003D76A7"/>
    <w:rsid w:val="003E065A"/>
    <w:rsid w:val="003E0776"/>
    <w:rsid w:val="003E1412"/>
    <w:rsid w:val="003E1429"/>
    <w:rsid w:val="003E1F3A"/>
    <w:rsid w:val="003E1F6E"/>
    <w:rsid w:val="003E2099"/>
    <w:rsid w:val="003E27A8"/>
    <w:rsid w:val="003E2929"/>
    <w:rsid w:val="003E2D73"/>
    <w:rsid w:val="003E31C8"/>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37E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4137"/>
    <w:rsid w:val="00435E48"/>
    <w:rsid w:val="00441187"/>
    <w:rsid w:val="00442398"/>
    <w:rsid w:val="0045351E"/>
    <w:rsid w:val="0045409B"/>
    <w:rsid w:val="004546AA"/>
    <w:rsid w:val="00454769"/>
    <w:rsid w:val="0045658A"/>
    <w:rsid w:val="004567F8"/>
    <w:rsid w:val="004577BA"/>
    <w:rsid w:val="00461C17"/>
    <w:rsid w:val="0046237A"/>
    <w:rsid w:val="004623AB"/>
    <w:rsid w:val="004626A4"/>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441"/>
    <w:rsid w:val="004F0C07"/>
    <w:rsid w:val="004F2181"/>
    <w:rsid w:val="004F2200"/>
    <w:rsid w:val="004F30C0"/>
    <w:rsid w:val="004F5641"/>
    <w:rsid w:val="004F5BE0"/>
    <w:rsid w:val="004F5EEF"/>
    <w:rsid w:val="00500FFB"/>
    <w:rsid w:val="005015A9"/>
    <w:rsid w:val="00505DAC"/>
    <w:rsid w:val="00507306"/>
    <w:rsid w:val="00510258"/>
    <w:rsid w:val="00514940"/>
    <w:rsid w:val="00515335"/>
    <w:rsid w:val="00517D4A"/>
    <w:rsid w:val="005211DA"/>
    <w:rsid w:val="00521754"/>
    <w:rsid w:val="00521F2D"/>
    <w:rsid w:val="00523A91"/>
    <w:rsid w:val="00523C28"/>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4956"/>
    <w:rsid w:val="00556427"/>
    <w:rsid w:val="00556E99"/>
    <w:rsid w:val="0055789E"/>
    <w:rsid w:val="005608DF"/>
    <w:rsid w:val="00562270"/>
    <w:rsid w:val="00562FC7"/>
    <w:rsid w:val="00563A2A"/>
    <w:rsid w:val="005643C5"/>
    <w:rsid w:val="00567257"/>
    <w:rsid w:val="00567D00"/>
    <w:rsid w:val="0057057F"/>
    <w:rsid w:val="005713A2"/>
    <w:rsid w:val="00571EA7"/>
    <w:rsid w:val="00573025"/>
    <w:rsid w:val="005734CA"/>
    <w:rsid w:val="005763B8"/>
    <w:rsid w:val="00577137"/>
    <w:rsid w:val="00577762"/>
    <w:rsid w:val="0058183E"/>
    <w:rsid w:val="00581BC2"/>
    <w:rsid w:val="00582397"/>
    <w:rsid w:val="00582D56"/>
    <w:rsid w:val="00584A9F"/>
    <w:rsid w:val="005851B2"/>
    <w:rsid w:val="00585CE4"/>
    <w:rsid w:val="0058611F"/>
    <w:rsid w:val="0058626E"/>
    <w:rsid w:val="005865EE"/>
    <w:rsid w:val="0058745F"/>
    <w:rsid w:val="005901D9"/>
    <w:rsid w:val="00590487"/>
    <w:rsid w:val="00591202"/>
    <w:rsid w:val="005939A2"/>
    <w:rsid w:val="005942A1"/>
    <w:rsid w:val="00594CA1"/>
    <w:rsid w:val="005979D6"/>
    <w:rsid w:val="00597E6D"/>
    <w:rsid w:val="005A063B"/>
    <w:rsid w:val="005B1E55"/>
    <w:rsid w:val="005B2103"/>
    <w:rsid w:val="005B31BB"/>
    <w:rsid w:val="005B39E2"/>
    <w:rsid w:val="005B483A"/>
    <w:rsid w:val="005B4F47"/>
    <w:rsid w:val="005B52EB"/>
    <w:rsid w:val="005B697A"/>
    <w:rsid w:val="005B6D28"/>
    <w:rsid w:val="005B6DB9"/>
    <w:rsid w:val="005C0DB4"/>
    <w:rsid w:val="005C3F29"/>
    <w:rsid w:val="005C4BA3"/>
    <w:rsid w:val="005C50C4"/>
    <w:rsid w:val="005C56E0"/>
    <w:rsid w:val="005C58CD"/>
    <w:rsid w:val="005C6110"/>
    <w:rsid w:val="005C64F1"/>
    <w:rsid w:val="005C6DF2"/>
    <w:rsid w:val="005D00DE"/>
    <w:rsid w:val="005D0CFE"/>
    <w:rsid w:val="005D1121"/>
    <w:rsid w:val="005D1882"/>
    <w:rsid w:val="005D1C52"/>
    <w:rsid w:val="005D2199"/>
    <w:rsid w:val="005D28B4"/>
    <w:rsid w:val="005D3F6D"/>
    <w:rsid w:val="005D48B7"/>
    <w:rsid w:val="005D510C"/>
    <w:rsid w:val="005D7B57"/>
    <w:rsid w:val="005E1663"/>
    <w:rsid w:val="005E24D9"/>
    <w:rsid w:val="005E25DB"/>
    <w:rsid w:val="005E2BCD"/>
    <w:rsid w:val="005E53E2"/>
    <w:rsid w:val="005E6B68"/>
    <w:rsid w:val="005F0541"/>
    <w:rsid w:val="005F159A"/>
    <w:rsid w:val="005F2634"/>
    <w:rsid w:val="005F33E5"/>
    <w:rsid w:val="005F469E"/>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5581"/>
    <w:rsid w:val="00616049"/>
    <w:rsid w:val="00616CEF"/>
    <w:rsid w:val="00616F99"/>
    <w:rsid w:val="00617F9E"/>
    <w:rsid w:val="006204BF"/>
    <w:rsid w:val="00620EF4"/>
    <w:rsid w:val="00621A2A"/>
    <w:rsid w:val="00621FA4"/>
    <w:rsid w:val="006238B9"/>
    <w:rsid w:val="00624605"/>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20E"/>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5CD8"/>
    <w:rsid w:val="00677BB7"/>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5E29"/>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51E1"/>
    <w:rsid w:val="006B6FE8"/>
    <w:rsid w:val="006B75C0"/>
    <w:rsid w:val="006C1CBE"/>
    <w:rsid w:val="006C29CF"/>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5B56"/>
    <w:rsid w:val="006E6100"/>
    <w:rsid w:val="006E64E8"/>
    <w:rsid w:val="006E664B"/>
    <w:rsid w:val="006E6BCC"/>
    <w:rsid w:val="006E6C6E"/>
    <w:rsid w:val="006E7296"/>
    <w:rsid w:val="006E74DA"/>
    <w:rsid w:val="006E756F"/>
    <w:rsid w:val="006E7811"/>
    <w:rsid w:val="006F0D34"/>
    <w:rsid w:val="006F0F75"/>
    <w:rsid w:val="006F2259"/>
    <w:rsid w:val="006F2E13"/>
    <w:rsid w:val="006F3B47"/>
    <w:rsid w:val="006F4CE9"/>
    <w:rsid w:val="006F53F4"/>
    <w:rsid w:val="006F7CB9"/>
    <w:rsid w:val="006F7EDC"/>
    <w:rsid w:val="0070272A"/>
    <w:rsid w:val="00704B0E"/>
    <w:rsid w:val="00704B35"/>
    <w:rsid w:val="00704C3B"/>
    <w:rsid w:val="0070534D"/>
    <w:rsid w:val="0070594E"/>
    <w:rsid w:val="00705ADE"/>
    <w:rsid w:val="00705DE9"/>
    <w:rsid w:val="00710521"/>
    <w:rsid w:val="00710BF1"/>
    <w:rsid w:val="00711601"/>
    <w:rsid w:val="007128A4"/>
    <w:rsid w:val="00712AFD"/>
    <w:rsid w:val="00712C26"/>
    <w:rsid w:val="00714480"/>
    <w:rsid w:val="0071484F"/>
    <w:rsid w:val="00714F27"/>
    <w:rsid w:val="0071765E"/>
    <w:rsid w:val="00717F4D"/>
    <w:rsid w:val="00720447"/>
    <w:rsid w:val="00720F6C"/>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582C"/>
    <w:rsid w:val="00736C05"/>
    <w:rsid w:val="0074024D"/>
    <w:rsid w:val="00740594"/>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5FE2"/>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327"/>
    <w:rsid w:val="00785F57"/>
    <w:rsid w:val="00790D45"/>
    <w:rsid w:val="0079121E"/>
    <w:rsid w:val="00794AAE"/>
    <w:rsid w:val="0079645B"/>
    <w:rsid w:val="00796647"/>
    <w:rsid w:val="00796FFB"/>
    <w:rsid w:val="007970B3"/>
    <w:rsid w:val="007A08BB"/>
    <w:rsid w:val="007A0AC5"/>
    <w:rsid w:val="007A169D"/>
    <w:rsid w:val="007A2899"/>
    <w:rsid w:val="007A2F69"/>
    <w:rsid w:val="007A3CC0"/>
    <w:rsid w:val="007A5D3C"/>
    <w:rsid w:val="007A7F74"/>
    <w:rsid w:val="007B1497"/>
    <w:rsid w:val="007B1A92"/>
    <w:rsid w:val="007B36C8"/>
    <w:rsid w:val="007B4CEF"/>
    <w:rsid w:val="007B5159"/>
    <w:rsid w:val="007B5711"/>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5342"/>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6A6B"/>
    <w:rsid w:val="00837AF2"/>
    <w:rsid w:val="008409CE"/>
    <w:rsid w:val="0084148C"/>
    <w:rsid w:val="00842B76"/>
    <w:rsid w:val="00843224"/>
    <w:rsid w:val="008432E2"/>
    <w:rsid w:val="00843DC4"/>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132"/>
    <w:rsid w:val="00875D3E"/>
    <w:rsid w:val="00875E61"/>
    <w:rsid w:val="00876C75"/>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A7D"/>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2222"/>
    <w:rsid w:val="008C4975"/>
    <w:rsid w:val="008C4C38"/>
    <w:rsid w:val="008C55E5"/>
    <w:rsid w:val="008C59BD"/>
    <w:rsid w:val="008D2D50"/>
    <w:rsid w:val="008D2E88"/>
    <w:rsid w:val="008D3321"/>
    <w:rsid w:val="008D65BE"/>
    <w:rsid w:val="008D6996"/>
    <w:rsid w:val="008E07FA"/>
    <w:rsid w:val="008E0A1F"/>
    <w:rsid w:val="008E11BB"/>
    <w:rsid w:val="008E223D"/>
    <w:rsid w:val="008E26B8"/>
    <w:rsid w:val="008E399F"/>
    <w:rsid w:val="008E442F"/>
    <w:rsid w:val="008E45C5"/>
    <w:rsid w:val="008E49AB"/>
    <w:rsid w:val="008E4B50"/>
    <w:rsid w:val="008E5863"/>
    <w:rsid w:val="008E5A67"/>
    <w:rsid w:val="008F05AB"/>
    <w:rsid w:val="008F070A"/>
    <w:rsid w:val="008F121C"/>
    <w:rsid w:val="008F1623"/>
    <w:rsid w:val="008F244C"/>
    <w:rsid w:val="008F318A"/>
    <w:rsid w:val="008F541B"/>
    <w:rsid w:val="008F6696"/>
    <w:rsid w:val="00901295"/>
    <w:rsid w:val="00901CAE"/>
    <w:rsid w:val="00902F90"/>
    <w:rsid w:val="009038C3"/>
    <w:rsid w:val="00903D01"/>
    <w:rsid w:val="0090490F"/>
    <w:rsid w:val="00904E60"/>
    <w:rsid w:val="009056E2"/>
    <w:rsid w:val="00905B54"/>
    <w:rsid w:val="009065CE"/>
    <w:rsid w:val="00906615"/>
    <w:rsid w:val="00907A82"/>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88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3E07"/>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87F69"/>
    <w:rsid w:val="009914D6"/>
    <w:rsid w:val="00994F14"/>
    <w:rsid w:val="009955B1"/>
    <w:rsid w:val="00996C22"/>
    <w:rsid w:val="00997334"/>
    <w:rsid w:val="00997560"/>
    <w:rsid w:val="009A44F2"/>
    <w:rsid w:val="009A47C9"/>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455"/>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344"/>
    <w:rsid w:val="009F4432"/>
    <w:rsid w:val="009F4E5D"/>
    <w:rsid w:val="009F57AA"/>
    <w:rsid w:val="009F5DFF"/>
    <w:rsid w:val="009F70E6"/>
    <w:rsid w:val="00A006AB"/>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0E5"/>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033B"/>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6F1E"/>
    <w:rsid w:val="00A9791C"/>
    <w:rsid w:val="00AA0B2C"/>
    <w:rsid w:val="00AA0E8E"/>
    <w:rsid w:val="00AA2CBC"/>
    <w:rsid w:val="00AA3144"/>
    <w:rsid w:val="00AA34D1"/>
    <w:rsid w:val="00AA5616"/>
    <w:rsid w:val="00AA6644"/>
    <w:rsid w:val="00AB03AE"/>
    <w:rsid w:val="00AB0B3E"/>
    <w:rsid w:val="00AB2345"/>
    <w:rsid w:val="00AB5F41"/>
    <w:rsid w:val="00AB7538"/>
    <w:rsid w:val="00AC0D2B"/>
    <w:rsid w:val="00AC1248"/>
    <w:rsid w:val="00AC1474"/>
    <w:rsid w:val="00AC1BBA"/>
    <w:rsid w:val="00AC41CB"/>
    <w:rsid w:val="00AC478D"/>
    <w:rsid w:val="00AC5D9C"/>
    <w:rsid w:val="00AC7BA8"/>
    <w:rsid w:val="00AD1288"/>
    <w:rsid w:val="00AD37AB"/>
    <w:rsid w:val="00AD5AAF"/>
    <w:rsid w:val="00AE055E"/>
    <w:rsid w:val="00AE1DC4"/>
    <w:rsid w:val="00AE1F31"/>
    <w:rsid w:val="00AE247F"/>
    <w:rsid w:val="00AE2596"/>
    <w:rsid w:val="00AE3AC3"/>
    <w:rsid w:val="00AE3AE6"/>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075"/>
    <w:rsid w:val="00B00B65"/>
    <w:rsid w:val="00B0200B"/>
    <w:rsid w:val="00B026D2"/>
    <w:rsid w:val="00B0381A"/>
    <w:rsid w:val="00B043C7"/>
    <w:rsid w:val="00B0460E"/>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6BA1"/>
    <w:rsid w:val="00B27139"/>
    <w:rsid w:val="00B31025"/>
    <w:rsid w:val="00B31295"/>
    <w:rsid w:val="00B32AF4"/>
    <w:rsid w:val="00B33477"/>
    <w:rsid w:val="00B3382C"/>
    <w:rsid w:val="00B34122"/>
    <w:rsid w:val="00B36850"/>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1907"/>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A8"/>
    <w:rsid w:val="00B958EA"/>
    <w:rsid w:val="00B95FC8"/>
    <w:rsid w:val="00B96074"/>
    <w:rsid w:val="00B9665A"/>
    <w:rsid w:val="00B96976"/>
    <w:rsid w:val="00B97BA0"/>
    <w:rsid w:val="00BA0330"/>
    <w:rsid w:val="00BA0BAB"/>
    <w:rsid w:val="00BA1E4C"/>
    <w:rsid w:val="00BA497A"/>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C7B4D"/>
    <w:rsid w:val="00BD0F11"/>
    <w:rsid w:val="00BD10C0"/>
    <w:rsid w:val="00BD15CF"/>
    <w:rsid w:val="00BD2995"/>
    <w:rsid w:val="00BD574B"/>
    <w:rsid w:val="00BD7316"/>
    <w:rsid w:val="00BE2AE0"/>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283"/>
    <w:rsid w:val="00C14A58"/>
    <w:rsid w:val="00C15C7E"/>
    <w:rsid w:val="00C15FFC"/>
    <w:rsid w:val="00C16597"/>
    <w:rsid w:val="00C2059F"/>
    <w:rsid w:val="00C213F2"/>
    <w:rsid w:val="00C21676"/>
    <w:rsid w:val="00C21BBA"/>
    <w:rsid w:val="00C23F03"/>
    <w:rsid w:val="00C266BD"/>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6CB9"/>
    <w:rsid w:val="00C97B26"/>
    <w:rsid w:val="00CA0383"/>
    <w:rsid w:val="00CA07BB"/>
    <w:rsid w:val="00CA10B0"/>
    <w:rsid w:val="00CA1D7B"/>
    <w:rsid w:val="00CA3C9E"/>
    <w:rsid w:val="00CA4948"/>
    <w:rsid w:val="00CA5757"/>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673"/>
    <w:rsid w:val="00CD5D9D"/>
    <w:rsid w:val="00CD5E42"/>
    <w:rsid w:val="00CD6C60"/>
    <w:rsid w:val="00CD7179"/>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48DE"/>
    <w:rsid w:val="00D07966"/>
    <w:rsid w:val="00D113C4"/>
    <w:rsid w:val="00D12612"/>
    <w:rsid w:val="00D12DF8"/>
    <w:rsid w:val="00D14798"/>
    <w:rsid w:val="00D15522"/>
    <w:rsid w:val="00D157BF"/>
    <w:rsid w:val="00D16116"/>
    <w:rsid w:val="00D162E9"/>
    <w:rsid w:val="00D171CD"/>
    <w:rsid w:val="00D20880"/>
    <w:rsid w:val="00D20981"/>
    <w:rsid w:val="00D21FAE"/>
    <w:rsid w:val="00D23609"/>
    <w:rsid w:val="00D26CCA"/>
    <w:rsid w:val="00D30FD8"/>
    <w:rsid w:val="00D310D8"/>
    <w:rsid w:val="00D31D8A"/>
    <w:rsid w:val="00D32E2F"/>
    <w:rsid w:val="00D352D1"/>
    <w:rsid w:val="00D359E5"/>
    <w:rsid w:val="00D368D6"/>
    <w:rsid w:val="00D36AA0"/>
    <w:rsid w:val="00D36F83"/>
    <w:rsid w:val="00D37800"/>
    <w:rsid w:val="00D40574"/>
    <w:rsid w:val="00D408CD"/>
    <w:rsid w:val="00D42D71"/>
    <w:rsid w:val="00D43E1F"/>
    <w:rsid w:val="00D449A0"/>
    <w:rsid w:val="00D45615"/>
    <w:rsid w:val="00D45E47"/>
    <w:rsid w:val="00D46295"/>
    <w:rsid w:val="00D4719D"/>
    <w:rsid w:val="00D47AE1"/>
    <w:rsid w:val="00D50DB5"/>
    <w:rsid w:val="00D51486"/>
    <w:rsid w:val="00D51C33"/>
    <w:rsid w:val="00D52036"/>
    <w:rsid w:val="00D53384"/>
    <w:rsid w:val="00D53CEE"/>
    <w:rsid w:val="00D5488A"/>
    <w:rsid w:val="00D608F8"/>
    <w:rsid w:val="00D619DB"/>
    <w:rsid w:val="00D6371E"/>
    <w:rsid w:val="00D66B73"/>
    <w:rsid w:val="00D70AE4"/>
    <w:rsid w:val="00D70DB9"/>
    <w:rsid w:val="00D71F6C"/>
    <w:rsid w:val="00D720FF"/>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87373"/>
    <w:rsid w:val="00D923D0"/>
    <w:rsid w:val="00D9244B"/>
    <w:rsid w:val="00D93939"/>
    <w:rsid w:val="00D93BAE"/>
    <w:rsid w:val="00D9457B"/>
    <w:rsid w:val="00D948CF"/>
    <w:rsid w:val="00D94F65"/>
    <w:rsid w:val="00D95EB4"/>
    <w:rsid w:val="00D967A9"/>
    <w:rsid w:val="00D96B3C"/>
    <w:rsid w:val="00DA1FD6"/>
    <w:rsid w:val="00DA3662"/>
    <w:rsid w:val="00DA3C3F"/>
    <w:rsid w:val="00DA5441"/>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2B0"/>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2A0A"/>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470"/>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4A46"/>
    <w:rsid w:val="00E770F9"/>
    <w:rsid w:val="00E777DD"/>
    <w:rsid w:val="00E81C3F"/>
    <w:rsid w:val="00E81C57"/>
    <w:rsid w:val="00E84B46"/>
    <w:rsid w:val="00E8522B"/>
    <w:rsid w:val="00E8582B"/>
    <w:rsid w:val="00E85948"/>
    <w:rsid w:val="00E86931"/>
    <w:rsid w:val="00E8747F"/>
    <w:rsid w:val="00E87D46"/>
    <w:rsid w:val="00E9090D"/>
    <w:rsid w:val="00E90F6A"/>
    <w:rsid w:val="00E91723"/>
    <w:rsid w:val="00E92BEF"/>
    <w:rsid w:val="00E92F0D"/>
    <w:rsid w:val="00E93210"/>
    <w:rsid w:val="00E949FA"/>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A7534"/>
    <w:rsid w:val="00EB0052"/>
    <w:rsid w:val="00EB11BA"/>
    <w:rsid w:val="00EB224F"/>
    <w:rsid w:val="00EB35F6"/>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E6A1F"/>
    <w:rsid w:val="00EF08AF"/>
    <w:rsid w:val="00EF255F"/>
    <w:rsid w:val="00EF2A78"/>
    <w:rsid w:val="00EF31B8"/>
    <w:rsid w:val="00EF44B4"/>
    <w:rsid w:val="00EF45C2"/>
    <w:rsid w:val="00EF5FE4"/>
    <w:rsid w:val="00EF6011"/>
    <w:rsid w:val="00EF6C57"/>
    <w:rsid w:val="00EF75FC"/>
    <w:rsid w:val="00F00EF0"/>
    <w:rsid w:val="00F0207C"/>
    <w:rsid w:val="00F02FE8"/>
    <w:rsid w:val="00F03D14"/>
    <w:rsid w:val="00F0535B"/>
    <w:rsid w:val="00F077E1"/>
    <w:rsid w:val="00F100D5"/>
    <w:rsid w:val="00F12450"/>
    <w:rsid w:val="00F14534"/>
    <w:rsid w:val="00F204B3"/>
    <w:rsid w:val="00F20D7B"/>
    <w:rsid w:val="00F20D87"/>
    <w:rsid w:val="00F210BA"/>
    <w:rsid w:val="00F213F0"/>
    <w:rsid w:val="00F21B71"/>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58E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4A92"/>
    <w:rsid w:val="00F74CA4"/>
    <w:rsid w:val="00F75871"/>
    <w:rsid w:val="00F763F5"/>
    <w:rsid w:val="00F76BD6"/>
    <w:rsid w:val="00F770BB"/>
    <w:rsid w:val="00F77958"/>
    <w:rsid w:val="00F80949"/>
    <w:rsid w:val="00F80EB8"/>
    <w:rsid w:val="00F810D9"/>
    <w:rsid w:val="00F81243"/>
    <w:rsid w:val="00F82AEC"/>
    <w:rsid w:val="00F83FD8"/>
    <w:rsid w:val="00F85356"/>
    <w:rsid w:val="00F858C0"/>
    <w:rsid w:val="00F86630"/>
    <w:rsid w:val="00F8699A"/>
    <w:rsid w:val="00F877EB"/>
    <w:rsid w:val="00F900F5"/>
    <w:rsid w:val="00F94228"/>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53DFC165-C273-4F99-BB43-F3677638211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BFAFC46F-3D28-4D31-90D2-C971F9E044E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15CD4FB2-D788-4A6E-ACA9-B005B7EB94A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01EC5F39-E2D9-4D74-9A92-8278959A612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8E7CABC0-97E4-4DB6-9D14-D9D19784B1A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D155C41F-57D5-4E49-B461-70B1B8677CD3}"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4D00436A-8C39-49ED-9FBF-FD269CD8F62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2546D1F8-6315-4830-820D-3D012FA441E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0F14DA37-EC14-4964-BFE5-A443F9AC10F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4A95947B-0121-40B2-8EBD-5F1770A41AB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D716D906-CDD5-4E21-AD9D-FE067B0AC9C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14948</TotalTime>
  <Pages>19</Pages>
  <Words>33108</Words>
  <Characters>188717</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221383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310</cp:revision>
  <dcterms:created xsi:type="dcterms:W3CDTF">2024-01-18T09:54:00Z</dcterms:created>
  <dcterms:modified xsi:type="dcterms:W3CDTF">2024-03-03T02:55:00Z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id="sPVpfpd6"/&gt;&lt;style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